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42FA05" w14:textId="77777777" w:rsidR="009018A2" w:rsidRPr="00846BDC" w:rsidRDefault="009018A2" w:rsidP="009018A2">
      <w:pPr>
        <w:spacing w:after="840" w:line="360" w:lineRule="auto"/>
        <w:jc w:val="center"/>
        <w:rPr>
          <w:rFonts w:ascii="Palatino Linotype" w:hAnsi="Palatino Linotype"/>
          <w:b/>
          <w:bCs/>
          <w:sz w:val="28"/>
          <w:szCs w:val="28"/>
          <w:lang w:val="pt-BR"/>
        </w:rPr>
      </w:pPr>
      <w:r w:rsidRPr="00846BDC">
        <w:rPr>
          <w:rFonts w:ascii="Palatino Linotype" w:hAnsi="Palatino Linotype"/>
          <w:b/>
          <w:bCs/>
          <w:sz w:val="28"/>
          <w:szCs w:val="28"/>
          <w:lang w:val="pt-BR"/>
        </w:rPr>
        <w:t>Texto de Pesquisa Sistematizado</w:t>
      </w:r>
    </w:p>
    <w:p w14:paraId="0C7E3676" w14:textId="4E647542" w:rsidR="009018A2" w:rsidRPr="00846BDC" w:rsidRDefault="009018A2" w:rsidP="009018A2">
      <w:pPr>
        <w:spacing w:line="360" w:lineRule="auto"/>
        <w:jc w:val="center"/>
        <w:rPr>
          <w:rFonts w:ascii="Palatino Linotype" w:hAnsi="Palatino Linotype"/>
          <w:b/>
          <w:bCs/>
          <w:i/>
          <w:sz w:val="32"/>
          <w:szCs w:val="28"/>
          <w:lang w:val="pt-BR"/>
        </w:rPr>
      </w:pPr>
      <w:r w:rsidRPr="00846BDC">
        <w:rPr>
          <w:rFonts w:ascii="Palatino Linotype" w:hAnsi="Palatino Linotype"/>
          <w:b/>
          <w:bCs/>
          <w:i/>
          <w:sz w:val="32"/>
          <w:szCs w:val="28"/>
          <w:lang w:val="pt-BR"/>
        </w:rPr>
        <w:t xml:space="preserve">A </w:t>
      </w:r>
      <w:proofErr w:type="spellStart"/>
      <w:r w:rsidRPr="00846BDC">
        <w:rPr>
          <w:rFonts w:ascii="Palatino Linotype" w:hAnsi="Palatino Linotype"/>
          <w:b/>
          <w:bCs/>
          <w:i/>
          <w:sz w:val="32"/>
          <w:szCs w:val="28"/>
          <w:lang w:val="pt-BR"/>
        </w:rPr>
        <w:t>Bioimaging</w:t>
      </w:r>
      <w:proofErr w:type="spellEnd"/>
      <w:r w:rsidRPr="00846BDC">
        <w:rPr>
          <w:rFonts w:ascii="Palatino Linotype" w:hAnsi="Palatino Linotype"/>
          <w:b/>
          <w:bCs/>
          <w:i/>
          <w:sz w:val="32"/>
          <w:szCs w:val="28"/>
          <w:lang w:val="pt-BR"/>
        </w:rPr>
        <w:t xml:space="preserve"> </w:t>
      </w:r>
      <w:r w:rsidR="00133B7B">
        <w:rPr>
          <w:rFonts w:ascii="Palatino Linotype" w:hAnsi="Palatino Linotype"/>
          <w:b/>
          <w:bCs/>
          <w:i/>
          <w:sz w:val="32"/>
          <w:szCs w:val="28"/>
          <w:lang w:val="pt-BR"/>
        </w:rPr>
        <w:t>Tour</w:t>
      </w:r>
      <w:r w:rsidRPr="00846BDC">
        <w:rPr>
          <w:rFonts w:ascii="Palatino Linotype" w:hAnsi="Palatino Linotype"/>
          <w:b/>
          <w:bCs/>
          <w:i/>
          <w:sz w:val="32"/>
          <w:szCs w:val="28"/>
          <w:lang w:val="pt-BR"/>
        </w:rPr>
        <w:t xml:space="preserve"> i</w:t>
      </w:r>
      <w:r w:rsidR="00133B7B">
        <w:rPr>
          <w:rFonts w:ascii="Palatino Linotype" w:hAnsi="Palatino Linotype"/>
          <w:b/>
          <w:bCs/>
          <w:i/>
          <w:sz w:val="32"/>
          <w:szCs w:val="28"/>
          <w:lang w:val="pt-BR"/>
        </w:rPr>
        <w:t>n</w:t>
      </w:r>
      <w:r w:rsidRPr="00846BDC">
        <w:rPr>
          <w:rFonts w:ascii="Palatino Linotype" w:hAnsi="Palatino Linotype"/>
          <w:b/>
          <w:bCs/>
          <w:i/>
          <w:sz w:val="32"/>
          <w:szCs w:val="28"/>
          <w:lang w:val="pt-BR"/>
        </w:rPr>
        <w:t xml:space="preserve"> </w:t>
      </w:r>
      <w:proofErr w:type="spellStart"/>
      <w:r w:rsidRPr="00846BDC">
        <w:rPr>
          <w:rFonts w:ascii="Palatino Linotype" w:hAnsi="Palatino Linotype"/>
          <w:b/>
          <w:bCs/>
          <w:i/>
          <w:sz w:val="32"/>
          <w:szCs w:val="28"/>
          <w:lang w:val="pt-BR"/>
        </w:rPr>
        <w:t>Human</w:t>
      </w:r>
      <w:proofErr w:type="spellEnd"/>
      <w:r w:rsidRPr="00846BDC">
        <w:rPr>
          <w:rFonts w:ascii="Palatino Linotype" w:hAnsi="Palatino Linotype"/>
          <w:b/>
          <w:bCs/>
          <w:i/>
          <w:sz w:val="32"/>
          <w:szCs w:val="28"/>
          <w:lang w:val="pt-BR"/>
        </w:rPr>
        <w:t xml:space="preserve"> Health</w:t>
      </w:r>
    </w:p>
    <w:p w14:paraId="60FBF986" w14:textId="77777777" w:rsidR="009018A2" w:rsidRPr="00846BDC" w:rsidRDefault="009018A2" w:rsidP="009018A2">
      <w:pPr>
        <w:spacing w:after="840" w:line="360" w:lineRule="auto"/>
        <w:jc w:val="center"/>
        <w:rPr>
          <w:rFonts w:ascii="Palatino Linotype" w:hAnsi="Palatino Linotype"/>
          <w:b/>
          <w:bCs/>
          <w:i/>
          <w:sz w:val="28"/>
          <w:szCs w:val="28"/>
          <w:lang w:val="pt-BR"/>
        </w:rPr>
      </w:pPr>
      <w:r w:rsidRPr="00846BDC">
        <w:rPr>
          <w:rFonts w:ascii="Palatino Linotype" w:hAnsi="Palatino Linotype"/>
          <w:bCs/>
          <w:i/>
          <w:szCs w:val="28"/>
          <w:lang w:val="pt-BR"/>
        </w:rPr>
        <w:t xml:space="preserve">Uma Jornada com </w:t>
      </w:r>
      <w:proofErr w:type="spellStart"/>
      <w:r w:rsidRPr="00846BDC">
        <w:rPr>
          <w:rFonts w:ascii="Palatino Linotype" w:hAnsi="Palatino Linotype"/>
          <w:bCs/>
          <w:i/>
          <w:szCs w:val="28"/>
          <w:lang w:val="pt-BR"/>
        </w:rPr>
        <w:t>Bioimagens</w:t>
      </w:r>
      <w:proofErr w:type="spellEnd"/>
      <w:r w:rsidRPr="00846BDC">
        <w:rPr>
          <w:rFonts w:ascii="Palatino Linotype" w:hAnsi="Palatino Linotype"/>
          <w:bCs/>
          <w:i/>
          <w:szCs w:val="28"/>
          <w:lang w:val="pt-BR"/>
        </w:rPr>
        <w:t xml:space="preserve"> em Saúde Humana </w:t>
      </w:r>
    </w:p>
    <w:p w14:paraId="3DA06D69" w14:textId="0F9B54B6" w:rsidR="009018A2" w:rsidRPr="00846BDC" w:rsidRDefault="009018A2" w:rsidP="009018A2">
      <w:pPr>
        <w:spacing w:after="480" w:line="360" w:lineRule="auto"/>
        <w:jc w:val="center"/>
        <w:rPr>
          <w:rFonts w:ascii="Palatino Linotype" w:hAnsi="Palatino Linotype"/>
          <w:i/>
          <w:iCs/>
          <w:spacing w:val="10"/>
          <w:sz w:val="28"/>
          <w:szCs w:val="32"/>
          <w:lang w:val="pt-BR"/>
        </w:rPr>
      </w:pPr>
      <w:r w:rsidRPr="00846BDC">
        <w:rPr>
          <w:rFonts w:ascii="Palatino Linotype" w:hAnsi="Palatino Linotype"/>
          <w:i/>
          <w:iCs/>
          <w:spacing w:val="10"/>
          <w:sz w:val="28"/>
          <w:szCs w:val="32"/>
          <w:lang w:val="pt-BR"/>
        </w:rPr>
        <w:t xml:space="preserve">Marcel </w:t>
      </w:r>
      <w:proofErr w:type="spellStart"/>
      <w:r w:rsidRPr="00846BDC">
        <w:rPr>
          <w:rFonts w:ascii="Palatino Linotype" w:hAnsi="Palatino Linotype"/>
          <w:i/>
          <w:iCs/>
          <w:spacing w:val="10"/>
          <w:sz w:val="28"/>
          <w:szCs w:val="32"/>
          <w:lang w:val="pt-BR"/>
        </w:rPr>
        <w:t>Parolin</w:t>
      </w:r>
      <w:proofErr w:type="spellEnd"/>
      <w:r w:rsidRPr="00846BDC">
        <w:rPr>
          <w:rFonts w:ascii="Palatino Linotype" w:hAnsi="Palatino Linotype"/>
          <w:i/>
          <w:iCs/>
          <w:spacing w:val="10"/>
          <w:sz w:val="28"/>
          <w:szCs w:val="32"/>
          <w:lang w:val="pt-BR"/>
        </w:rPr>
        <w:t xml:space="preserve"> Jackowski</w:t>
      </w:r>
    </w:p>
    <w:p w14:paraId="4E9225EB" w14:textId="77777777" w:rsidR="009018A2" w:rsidRPr="00846BDC" w:rsidRDefault="009018A2" w:rsidP="009018A2">
      <w:pPr>
        <w:jc w:val="center"/>
        <w:rPr>
          <w:rFonts w:ascii="Palatino Linotype" w:hAnsi="Palatino Linotype"/>
          <w:i/>
          <w:sz w:val="22"/>
          <w:szCs w:val="18"/>
          <w:lang w:val="pt-BR"/>
        </w:rPr>
      </w:pPr>
      <w:r w:rsidRPr="00846BDC">
        <w:rPr>
          <w:rFonts w:ascii="Palatino Linotype" w:hAnsi="Palatino Linotype"/>
          <w:i/>
          <w:sz w:val="22"/>
          <w:szCs w:val="18"/>
          <w:lang w:val="pt-BR"/>
        </w:rPr>
        <w:t>Departamento de Ciência da Computação</w:t>
      </w:r>
    </w:p>
    <w:p w14:paraId="57C57ADE" w14:textId="77777777" w:rsidR="009018A2" w:rsidRPr="00846BDC" w:rsidRDefault="009018A2" w:rsidP="009018A2">
      <w:pPr>
        <w:jc w:val="center"/>
        <w:rPr>
          <w:rFonts w:ascii="Palatino Linotype" w:hAnsi="Palatino Linotype"/>
          <w:i/>
          <w:sz w:val="22"/>
          <w:szCs w:val="18"/>
          <w:lang w:val="pt-BR"/>
        </w:rPr>
      </w:pPr>
      <w:r w:rsidRPr="00846BDC">
        <w:rPr>
          <w:rFonts w:ascii="Palatino Linotype" w:hAnsi="Palatino Linotype"/>
          <w:i/>
          <w:sz w:val="22"/>
          <w:szCs w:val="18"/>
          <w:lang w:val="pt-BR"/>
        </w:rPr>
        <w:t>Instituto de Matemática e Estatística</w:t>
      </w:r>
    </w:p>
    <w:p w14:paraId="4E076FF6" w14:textId="77777777" w:rsidR="009018A2" w:rsidRPr="00846BDC" w:rsidRDefault="009018A2" w:rsidP="009018A2">
      <w:pPr>
        <w:jc w:val="center"/>
        <w:rPr>
          <w:rFonts w:ascii="Palatino Linotype" w:hAnsi="Palatino Linotype"/>
          <w:i/>
          <w:sz w:val="22"/>
          <w:szCs w:val="18"/>
          <w:lang w:val="pt-BR"/>
        </w:rPr>
      </w:pPr>
      <w:r w:rsidRPr="00846BDC">
        <w:rPr>
          <w:rFonts w:ascii="Palatino Linotype" w:hAnsi="Palatino Linotype"/>
          <w:i/>
          <w:sz w:val="22"/>
          <w:szCs w:val="18"/>
          <w:lang w:val="pt-BR"/>
        </w:rPr>
        <w:t>Universidade de São Paulo</w:t>
      </w:r>
    </w:p>
    <w:p w14:paraId="0E5F1DFE" w14:textId="77777777" w:rsidR="009018A2" w:rsidRPr="00846BDC" w:rsidRDefault="009018A2" w:rsidP="009018A2">
      <w:pPr>
        <w:jc w:val="center"/>
        <w:rPr>
          <w:rFonts w:ascii="Palatino Linotype" w:hAnsi="Palatino Linotype"/>
          <w:i/>
          <w:sz w:val="22"/>
          <w:szCs w:val="18"/>
          <w:lang w:val="pt-BR"/>
        </w:rPr>
      </w:pPr>
      <w:r w:rsidRPr="00846BDC">
        <w:rPr>
          <w:rFonts w:ascii="Palatino Linotype" w:hAnsi="Palatino Linotype"/>
          <w:i/>
          <w:sz w:val="22"/>
          <w:szCs w:val="18"/>
          <w:lang w:val="pt-BR"/>
        </w:rPr>
        <w:t>DCC – IME – USP</w:t>
      </w:r>
    </w:p>
    <w:p w14:paraId="720E42C8" w14:textId="77777777" w:rsidR="009018A2" w:rsidRPr="00846BDC" w:rsidRDefault="008133AD" w:rsidP="009018A2">
      <w:pPr>
        <w:spacing w:after="600"/>
        <w:jc w:val="center"/>
        <w:rPr>
          <w:rFonts w:ascii="Palatino Linotype" w:hAnsi="Palatino Linotype"/>
          <w:i/>
          <w:sz w:val="18"/>
          <w:szCs w:val="18"/>
          <w:lang w:val="pt-BR"/>
        </w:rPr>
      </w:pPr>
      <w:hyperlink r:id="rId8" w:history="1">
        <w:r w:rsidR="009018A2" w:rsidRPr="00846BDC">
          <w:rPr>
            <w:rStyle w:val="Hyperlink"/>
            <w:rFonts w:ascii="Palatino Linotype" w:hAnsi="Palatino Linotype"/>
            <w:i/>
            <w:sz w:val="22"/>
            <w:szCs w:val="18"/>
            <w:lang w:val="pt-BR"/>
          </w:rPr>
          <w:t>mjack@ime.usp.br</w:t>
        </w:r>
      </w:hyperlink>
    </w:p>
    <w:p w14:paraId="2824E4A0" w14:textId="77777777" w:rsidR="009018A2" w:rsidRPr="00846BDC" w:rsidRDefault="009018A2" w:rsidP="009018A2">
      <w:pPr>
        <w:spacing w:after="480"/>
        <w:jc w:val="center"/>
        <w:rPr>
          <w:rFonts w:ascii="Palatino Linotype" w:hAnsi="Palatino Linotype"/>
          <w:b/>
          <w:sz w:val="28"/>
          <w:szCs w:val="22"/>
          <w:lang w:val="pt-BR"/>
        </w:rPr>
      </w:pPr>
      <w:r w:rsidRPr="00846BDC">
        <w:rPr>
          <w:rFonts w:ascii="Palatino Linotype" w:hAnsi="Palatino Linotype"/>
          <w:b/>
          <w:sz w:val="28"/>
          <w:szCs w:val="22"/>
          <w:lang w:val="pt-BR"/>
        </w:rPr>
        <w:t>2016</w:t>
      </w:r>
    </w:p>
    <w:p w14:paraId="2A638C3E" w14:textId="77777777" w:rsidR="009018A2" w:rsidRPr="00846BDC" w:rsidRDefault="009018A2" w:rsidP="009018A2">
      <w:pPr>
        <w:pBdr>
          <w:bottom w:val="single" w:sz="4" w:space="1" w:color="auto"/>
        </w:pBdr>
        <w:spacing w:after="600"/>
        <w:rPr>
          <w:rFonts w:ascii="Palatino Linotype" w:hAnsi="Palatino Linotype"/>
          <w:sz w:val="22"/>
          <w:lang w:val="pt-BR"/>
        </w:rPr>
      </w:pPr>
    </w:p>
    <w:p w14:paraId="4807F041" w14:textId="77777777" w:rsidR="009018A2" w:rsidRPr="00846BDC" w:rsidRDefault="009018A2" w:rsidP="009018A2">
      <w:pPr>
        <w:rPr>
          <w:rFonts w:ascii="Palatino Linotype" w:hAnsi="Palatino Linotype"/>
          <w:b/>
          <w:bCs/>
          <w:sz w:val="28"/>
          <w:szCs w:val="28"/>
          <w:lang w:val="pt-BR"/>
        </w:rPr>
      </w:pPr>
      <w:r w:rsidRPr="00846BDC">
        <w:rPr>
          <w:rFonts w:ascii="Palatino Linotype" w:hAnsi="Palatino Linotype"/>
          <w:b/>
          <w:bCs/>
          <w:sz w:val="28"/>
          <w:szCs w:val="28"/>
          <w:lang w:val="pt-BR"/>
        </w:rPr>
        <w:t>Resumo</w:t>
      </w:r>
    </w:p>
    <w:p w14:paraId="7398BD42" w14:textId="77777777" w:rsidR="009018A2" w:rsidRPr="00846BDC" w:rsidRDefault="009018A2" w:rsidP="009018A2">
      <w:pPr>
        <w:rPr>
          <w:rFonts w:ascii="Palatino Linotype" w:hAnsi="Palatino Linotype"/>
          <w:lang w:val="pt-BR"/>
        </w:rPr>
      </w:pPr>
    </w:p>
    <w:p w14:paraId="45A19067" w14:textId="77777777" w:rsidR="009018A2" w:rsidRPr="00846BDC" w:rsidRDefault="009018A2" w:rsidP="009018A2">
      <w:pPr>
        <w:keepNext/>
        <w:framePr w:dropCap="drop" w:lines="2" w:hSpace="57" w:wrap="around" w:vAnchor="text" w:hAnchor="text"/>
        <w:spacing w:line="620" w:lineRule="exact"/>
        <w:jc w:val="both"/>
        <w:rPr>
          <w:rFonts w:ascii="Palatino Linotype" w:hAnsi="Palatino Linotype"/>
          <w:b/>
          <w:position w:val="-2"/>
          <w:sz w:val="65"/>
          <w:szCs w:val="96"/>
          <w:lang w:val="pt-BR"/>
        </w:rPr>
      </w:pPr>
      <w:r w:rsidRPr="00846BDC">
        <w:rPr>
          <w:rFonts w:ascii="Palatino Linotype" w:hAnsi="Palatino Linotype"/>
          <w:b/>
          <w:position w:val="-2"/>
          <w:sz w:val="65"/>
          <w:szCs w:val="96"/>
          <w:lang w:val="pt-BR"/>
        </w:rPr>
        <w:t>N</w:t>
      </w:r>
    </w:p>
    <w:p w14:paraId="622D89F8" w14:textId="4CB850D5" w:rsidR="009018A2" w:rsidRDefault="009018A2" w:rsidP="009018A2">
      <w:pPr>
        <w:spacing w:line="276" w:lineRule="auto"/>
        <w:jc w:val="both"/>
        <w:rPr>
          <w:rFonts w:ascii="Palatino Linotype" w:hAnsi="Palatino Linotype"/>
          <w:sz w:val="20"/>
          <w:szCs w:val="20"/>
          <w:lang w:val="pt-BR"/>
        </w:rPr>
      </w:pPr>
      <w:r w:rsidRPr="00846BDC">
        <w:rPr>
          <w:rFonts w:ascii="Palatino Linotype" w:hAnsi="Palatino Linotype"/>
          <w:caps/>
          <w:sz w:val="20"/>
          <w:szCs w:val="20"/>
          <w:lang w:val="pt-BR"/>
        </w:rPr>
        <w:t xml:space="preserve">ste documento </w:t>
      </w:r>
      <w:r w:rsidRPr="00846BDC">
        <w:rPr>
          <w:rFonts w:ascii="Palatino Linotype" w:hAnsi="Palatino Linotype"/>
          <w:sz w:val="20"/>
          <w:szCs w:val="20"/>
          <w:lang w:val="pt-BR"/>
        </w:rPr>
        <w:t xml:space="preserve">apresento de forma sistematizada o meu trabalho de pesquisa </w:t>
      </w:r>
      <w:r w:rsidR="00545435">
        <w:rPr>
          <w:rFonts w:ascii="Palatino Linotype" w:hAnsi="Palatino Linotype"/>
          <w:sz w:val="20"/>
          <w:szCs w:val="20"/>
          <w:lang w:val="pt-BR"/>
        </w:rPr>
        <w:t>em</w:t>
      </w:r>
      <w:r w:rsidRPr="00846BDC">
        <w:rPr>
          <w:rFonts w:ascii="Palatino Linotype" w:hAnsi="Palatino Linotype"/>
          <w:sz w:val="20"/>
          <w:szCs w:val="20"/>
          <w:lang w:val="pt-BR"/>
        </w:rPr>
        <w:t xml:space="preserve"> </w:t>
      </w:r>
      <w:proofErr w:type="spellStart"/>
      <w:r w:rsidRPr="00B43D9D">
        <w:rPr>
          <w:rFonts w:ascii="Palatino Linotype" w:hAnsi="Palatino Linotype"/>
          <w:sz w:val="20"/>
          <w:szCs w:val="20"/>
          <w:lang w:val="pt-BR"/>
        </w:rPr>
        <w:t>bioimagens</w:t>
      </w:r>
      <w:proofErr w:type="spellEnd"/>
      <w:r w:rsidRPr="00846BDC">
        <w:rPr>
          <w:rFonts w:ascii="Palatino Linotype" w:hAnsi="Palatino Linotype"/>
          <w:sz w:val="20"/>
          <w:szCs w:val="20"/>
          <w:lang w:val="pt-BR"/>
        </w:rPr>
        <w:t>, em associação com aplicações em saúde</w:t>
      </w:r>
      <w:r w:rsidR="00545435">
        <w:rPr>
          <w:rFonts w:ascii="Palatino Linotype" w:hAnsi="Palatino Linotype"/>
          <w:sz w:val="20"/>
          <w:szCs w:val="20"/>
          <w:lang w:val="pt-BR"/>
        </w:rPr>
        <w:t xml:space="preserve"> humana</w:t>
      </w:r>
      <w:r w:rsidRPr="00846BDC">
        <w:rPr>
          <w:rFonts w:ascii="Palatino Linotype" w:hAnsi="Palatino Linotype"/>
          <w:sz w:val="20"/>
          <w:szCs w:val="20"/>
          <w:lang w:val="pt-BR"/>
        </w:rPr>
        <w:t xml:space="preserve">. </w:t>
      </w:r>
      <w:r w:rsidR="00617CC6">
        <w:rPr>
          <w:rFonts w:ascii="Palatino Linotype" w:hAnsi="Palatino Linotype"/>
          <w:sz w:val="20"/>
          <w:szCs w:val="20"/>
          <w:lang w:val="pt-BR"/>
        </w:rPr>
        <w:t>O entusiasmo</w:t>
      </w:r>
      <w:r w:rsidR="00B43D9D">
        <w:rPr>
          <w:rFonts w:ascii="Palatino Linotype" w:hAnsi="Palatino Linotype"/>
          <w:sz w:val="20"/>
          <w:szCs w:val="20"/>
          <w:lang w:val="pt-BR"/>
        </w:rPr>
        <w:t xml:space="preserve"> </w:t>
      </w:r>
      <w:r w:rsidR="00617CC6">
        <w:rPr>
          <w:rFonts w:ascii="Palatino Linotype" w:hAnsi="Palatino Linotype"/>
          <w:sz w:val="20"/>
          <w:szCs w:val="20"/>
          <w:lang w:val="pt-BR"/>
        </w:rPr>
        <w:t>por</w:t>
      </w:r>
      <w:r w:rsidRPr="00846BDC">
        <w:rPr>
          <w:rFonts w:ascii="Palatino Linotype" w:hAnsi="Palatino Linotype"/>
          <w:sz w:val="20"/>
          <w:szCs w:val="20"/>
          <w:lang w:val="pt-BR"/>
        </w:rPr>
        <w:t xml:space="preserve"> </w:t>
      </w:r>
      <w:r w:rsidR="008F464F">
        <w:rPr>
          <w:rFonts w:ascii="Palatino Linotype" w:hAnsi="Palatino Linotype"/>
          <w:sz w:val="20"/>
          <w:szCs w:val="20"/>
          <w:lang w:val="pt-BR"/>
        </w:rPr>
        <w:t xml:space="preserve">esta linha de pesquisa </w:t>
      </w:r>
      <w:r w:rsidR="00617CC6">
        <w:rPr>
          <w:rFonts w:ascii="Palatino Linotype" w:hAnsi="Palatino Linotype"/>
          <w:sz w:val="20"/>
          <w:szCs w:val="20"/>
          <w:lang w:val="pt-BR"/>
        </w:rPr>
        <w:t>começou</w:t>
      </w:r>
      <w:r w:rsidRPr="00846BDC">
        <w:rPr>
          <w:rFonts w:ascii="Palatino Linotype" w:hAnsi="Palatino Linotype"/>
          <w:sz w:val="20"/>
          <w:szCs w:val="20"/>
          <w:lang w:val="pt-BR"/>
        </w:rPr>
        <w:t xml:space="preserve"> </w:t>
      </w:r>
      <w:r w:rsidR="008F464F">
        <w:rPr>
          <w:rFonts w:ascii="Palatino Linotype" w:hAnsi="Palatino Linotype"/>
          <w:sz w:val="20"/>
          <w:szCs w:val="20"/>
          <w:lang w:val="pt-BR"/>
        </w:rPr>
        <w:t xml:space="preserve">durante os meus primeiros contatos com imagens tomográficas </w:t>
      </w:r>
      <w:r w:rsidR="00545435">
        <w:rPr>
          <w:rFonts w:ascii="Palatino Linotype" w:hAnsi="Palatino Linotype"/>
          <w:sz w:val="20"/>
          <w:szCs w:val="20"/>
          <w:lang w:val="pt-BR"/>
        </w:rPr>
        <w:t>na</w:t>
      </w:r>
      <w:r w:rsidRPr="00846BDC">
        <w:rPr>
          <w:rFonts w:ascii="Palatino Linotype" w:hAnsi="Palatino Linotype"/>
          <w:sz w:val="20"/>
          <w:szCs w:val="20"/>
          <w:lang w:val="pt-BR"/>
        </w:rPr>
        <w:t xml:space="preserve"> minha pós-graduação</w:t>
      </w:r>
      <w:r>
        <w:rPr>
          <w:rFonts w:ascii="Palatino Linotype" w:hAnsi="Palatino Linotype"/>
          <w:sz w:val="20"/>
          <w:szCs w:val="20"/>
          <w:lang w:val="pt-BR"/>
        </w:rPr>
        <w:t xml:space="preserve">, </w:t>
      </w:r>
      <w:r w:rsidR="008F464F">
        <w:rPr>
          <w:rFonts w:ascii="Palatino Linotype" w:hAnsi="Palatino Linotype"/>
          <w:sz w:val="20"/>
          <w:szCs w:val="20"/>
          <w:lang w:val="pt-BR"/>
        </w:rPr>
        <w:t>me acompanhou</w:t>
      </w:r>
      <w:r>
        <w:rPr>
          <w:rFonts w:ascii="Palatino Linotype" w:hAnsi="Palatino Linotype"/>
          <w:sz w:val="20"/>
          <w:szCs w:val="20"/>
          <w:lang w:val="pt-BR"/>
        </w:rPr>
        <w:t xml:space="preserve"> </w:t>
      </w:r>
      <w:r w:rsidR="008F464F">
        <w:rPr>
          <w:rFonts w:ascii="Palatino Linotype" w:hAnsi="Palatino Linotype"/>
          <w:sz w:val="20"/>
          <w:szCs w:val="20"/>
          <w:lang w:val="pt-BR"/>
        </w:rPr>
        <w:t>durante</w:t>
      </w:r>
      <w:r>
        <w:rPr>
          <w:rFonts w:ascii="Palatino Linotype" w:hAnsi="Palatino Linotype"/>
          <w:sz w:val="20"/>
          <w:szCs w:val="20"/>
          <w:lang w:val="pt-BR"/>
        </w:rPr>
        <w:t xml:space="preserve"> </w:t>
      </w:r>
      <w:r w:rsidR="008F464F">
        <w:rPr>
          <w:rFonts w:ascii="Palatino Linotype" w:hAnsi="Palatino Linotype"/>
          <w:sz w:val="20"/>
          <w:szCs w:val="20"/>
          <w:lang w:val="pt-BR"/>
        </w:rPr>
        <w:t>o</w:t>
      </w:r>
      <w:r>
        <w:rPr>
          <w:rFonts w:ascii="Palatino Linotype" w:hAnsi="Palatino Linotype"/>
          <w:sz w:val="20"/>
          <w:szCs w:val="20"/>
          <w:lang w:val="pt-BR"/>
        </w:rPr>
        <w:t xml:space="preserve"> </w:t>
      </w:r>
      <w:del w:id="0" w:author="Choukri Mekkaoui" w:date="2016-08-29T15:30:00Z">
        <w:r w:rsidRPr="00846BDC" w:rsidDel="00C00BA8">
          <w:rPr>
            <w:rFonts w:ascii="Palatino Linotype" w:hAnsi="Palatino Linotype"/>
            <w:sz w:val="20"/>
            <w:szCs w:val="20"/>
            <w:lang w:val="pt-BR"/>
          </w:rPr>
          <w:delText>pós-doutoramento</w:delText>
        </w:r>
      </w:del>
      <w:proofErr w:type="spellStart"/>
      <w:ins w:id="1" w:author="Choukri Mekkaoui" w:date="2016-08-29T15:30:00Z">
        <w:r w:rsidR="00C00BA8">
          <w:rPr>
            <w:rFonts w:ascii="Palatino Linotype" w:hAnsi="Palatino Linotype"/>
            <w:sz w:val="20"/>
            <w:szCs w:val="20"/>
            <w:lang w:val="pt-BR"/>
          </w:rPr>
          <w:t>research</w:t>
        </w:r>
        <w:proofErr w:type="spellEnd"/>
        <w:r w:rsidR="00C00BA8">
          <w:rPr>
            <w:rFonts w:ascii="Palatino Linotype" w:hAnsi="Palatino Linotype"/>
            <w:sz w:val="20"/>
            <w:szCs w:val="20"/>
            <w:lang w:val="pt-BR"/>
          </w:rPr>
          <w:t xml:space="preserve"> </w:t>
        </w:r>
        <w:proofErr w:type="spellStart"/>
        <w:r w:rsidR="00C00BA8">
          <w:rPr>
            <w:rFonts w:ascii="Palatino Linotype" w:hAnsi="Palatino Linotype"/>
            <w:sz w:val="20"/>
            <w:szCs w:val="20"/>
            <w:lang w:val="pt-BR"/>
          </w:rPr>
          <w:t>activity</w:t>
        </w:r>
      </w:ins>
      <w:proofErr w:type="spellEnd"/>
      <w:r w:rsidR="008F464F">
        <w:rPr>
          <w:rFonts w:ascii="Palatino Linotype" w:hAnsi="Palatino Linotype"/>
          <w:sz w:val="20"/>
          <w:szCs w:val="20"/>
          <w:lang w:val="pt-BR"/>
        </w:rPr>
        <w:t xml:space="preserve"> na </w:t>
      </w:r>
      <w:r w:rsidR="008F464F" w:rsidRPr="008F464F">
        <w:rPr>
          <w:rFonts w:ascii="Palatino Linotype" w:hAnsi="Palatino Linotype"/>
          <w:i/>
          <w:sz w:val="20"/>
          <w:szCs w:val="20"/>
          <w:lang w:val="pt-BR"/>
        </w:rPr>
        <w:t xml:space="preserve">Yale </w:t>
      </w:r>
      <w:proofErr w:type="spellStart"/>
      <w:r w:rsidR="008F464F" w:rsidRPr="008F464F">
        <w:rPr>
          <w:rFonts w:ascii="Palatino Linotype" w:hAnsi="Palatino Linotype"/>
          <w:i/>
          <w:sz w:val="20"/>
          <w:szCs w:val="20"/>
          <w:lang w:val="pt-BR"/>
        </w:rPr>
        <w:t>School</w:t>
      </w:r>
      <w:proofErr w:type="spellEnd"/>
      <w:r w:rsidR="008F464F" w:rsidRPr="008F464F">
        <w:rPr>
          <w:rFonts w:ascii="Palatino Linotype" w:hAnsi="Palatino Linotype"/>
          <w:i/>
          <w:sz w:val="20"/>
          <w:szCs w:val="20"/>
          <w:lang w:val="pt-BR"/>
        </w:rPr>
        <w:t xml:space="preserve"> </w:t>
      </w:r>
      <w:proofErr w:type="spellStart"/>
      <w:r w:rsidR="008F464F" w:rsidRPr="008F464F">
        <w:rPr>
          <w:rFonts w:ascii="Palatino Linotype" w:hAnsi="Palatino Linotype"/>
          <w:i/>
          <w:sz w:val="20"/>
          <w:szCs w:val="20"/>
          <w:lang w:val="pt-BR"/>
        </w:rPr>
        <w:t>of</w:t>
      </w:r>
      <w:proofErr w:type="spellEnd"/>
      <w:r w:rsidR="008F464F" w:rsidRPr="008F464F">
        <w:rPr>
          <w:rFonts w:ascii="Palatino Linotype" w:hAnsi="Palatino Linotype"/>
          <w:i/>
          <w:sz w:val="20"/>
          <w:szCs w:val="20"/>
          <w:lang w:val="pt-BR"/>
        </w:rPr>
        <w:t xml:space="preserve"> Medicine</w:t>
      </w:r>
      <w:r w:rsidRPr="00846BDC">
        <w:rPr>
          <w:rFonts w:ascii="Palatino Linotype" w:hAnsi="Palatino Linotype"/>
          <w:sz w:val="20"/>
          <w:szCs w:val="20"/>
          <w:lang w:val="pt-BR"/>
        </w:rPr>
        <w:t xml:space="preserve">, e </w:t>
      </w:r>
      <w:r>
        <w:rPr>
          <w:rFonts w:ascii="Palatino Linotype" w:hAnsi="Palatino Linotype"/>
          <w:sz w:val="20"/>
          <w:szCs w:val="20"/>
          <w:lang w:val="pt-BR"/>
        </w:rPr>
        <w:t>tem se consolidado</w:t>
      </w:r>
      <w:r w:rsidR="008F464F">
        <w:rPr>
          <w:rFonts w:ascii="Palatino Linotype" w:hAnsi="Palatino Linotype"/>
          <w:sz w:val="20"/>
          <w:szCs w:val="20"/>
          <w:lang w:val="pt-BR"/>
        </w:rPr>
        <w:t xml:space="preserve"> na fase atual de </w:t>
      </w:r>
      <w:r>
        <w:rPr>
          <w:rFonts w:ascii="Palatino Linotype" w:hAnsi="Palatino Linotype"/>
          <w:sz w:val="20"/>
          <w:szCs w:val="20"/>
          <w:lang w:val="pt-BR"/>
        </w:rPr>
        <w:t>docência no DCC-IME-USP.</w:t>
      </w:r>
      <w:r w:rsidRPr="00846BDC">
        <w:rPr>
          <w:rFonts w:ascii="Palatino Linotype" w:hAnsi="Palatino Linotype"/>
          <w:sz w:val="20"/>
          <w:szCs w:val="20"/>
          <w:lang w:val="pt-BR"/>
        </w:rPr>
        <w:t xml:space="preserve"> </w:t>
      </w:r>
      <w:r>
        <w:rPr>
          <w:rFonts w:ascii="Palatino Linotype" w:hAnsi="Palatino Linotype"/>
          <w:sz w:val="20"/>
          <w:szCs w:val="20"/>
          <w:lang w:val="pt-BR"/>
        </w:rPr>
        <w:t xml:space="preserve">Este documento </w:t>
      </w:r>
      <w:r w:rsidR="00617CC6">
        <w:rPr>
          <w:rFonts w:ascii="Palatino Linotype" w:hAnsi="Palatino Linotype"/>
          <w:sz w:val="20"/>
          <w:szCs w:val="20"/>
          <w:lang w:val="pt-BR"/>
        </w:rPr>
        <w:t xml:space="preserve">situa a minha atuação na área de </w:t>
      </w:r>
      <w:proofErr w:type="spellStart"/>
      <w:r w:rsidR="00617CC6">
        <w:rPr>
          <w:rFonts w:ascii="Palatino Linotype" w:hAnsi="Palatino Linotype"/>
          <w:sz w:val="20"/>
          <w:szCs w:val="20"/>
          <w:lang w:val="pt-BR"/>
        </w:rPr>
        <w:t>bioimagens</w:t>
      </w:r>
      <w:proofErr w:type="spellEnd"/>
      <w:r w:rsidR="00617CC6">
        <w:rPr>
          <w:rFonts w:ascii="Palatino Linotype" w:hAnsi="Palatino Linotype"/>
          <w:sz w:val="20"/>
          <w:szCs w:val="20"/>
          <w:lang w:val="pt-BR"/>
        </w:rPr>
        <w:t xml:space="preserve"> em um contexto</w:t>
      </w:r>
      <w:r w:rsidR="008F464F">
        <w:rPr>
          <w:rFonts w:ascii="Palatino Linotype" w:hAnsi="Palatino Linotype"/>
          <w:sz w:val="20"/>
          <w:szCs w:val="20"/>
          <w:lang w:val="pt-BR"/>
        </w:rPr>
        <w:t xml:space="preserve"> </w:t>
      </w:r>
      <w:r w:rsidR="00617CC6">
        <w:rPr>
          <w:rFonts w:ascii="Palatino Linotype" w:hAnsi="Palatino Linotype"/>
          <w:sz w:val="20"/>
          <w:szCs w:val="20"/>
          <w:lang w:val="pt-BR"/>
        </w:rPr>
        <w:t xml:space="preserve">mais amplo, definido pela disciplina de  </w:t>
      </w:r>
      <w:r w:rsidR="008F464F">
        <w:rPr>
          <w:rFonts w:ascii="Palatino Linotype" w:hAnsi="Palatino Linotype"/>
          <w:sz w:val="20"/>
          <w:szCs w:val="20"/>
          <w:lang w:val="pt-BR"/>
        </w:rPr>
        <w:t>medicina computacional, e sintetiza os pontos principais de</w:t>
      </w:r>
      <w:r>
        <w:rPr>
          <w:rFonts w:ascii="Palatino Linotype" w:hAnsi="Palatino Linotype"/>
          <w:sz w:val="20"/>
          <w:szCs w:val="20"/>
          <w:lang w:val="pt-BR"/>
        </w:rPr>
        <w:t xml:space="preserve"> minha </w:t>
      </w:r>
      <w:r w:rsidR="00545435">
        <w:rPr>
          <w:rFonts w:ascii="Palatino Linotype" w:hAnsi="Palatino Linotype"/>
          <w:sz w:val="20"/>
          <w:szCs w:val="20"/>
          <w:lang w:val="pt-BR"/>
        </w:rPr>
        <w:t>produção científica</w:t>
      </w:r>
      <w:r w:rsidR="008F464F">
        <w:rPr>
          <w:rFonts w:ascii="Palatino Linotype" w:hAnsi="Palatino Linotype"/>
          <w:sz w:val="20"/>
          <w:szCs w:val="20"/>
          <w:lang w:val="pt-BR"/>
        </w:rPr>
        <w:t>,</w:t>
      </w:r>
      <w:r>
        <w:rPr>
          <w:rFonts w:ascii="Palatino Linotype" w:hAnsi="Palatino Linotype"/>
          <w:sz w:val="20"/>
          <w:szCs w:val="20"/>
          <w:lang w:val="pt-BR"/>
        </w:rPr>
        <w:t xml:space="preserve"> </w:t>
      </w:r>
      <w:r w:rsidR="00545435">
        <w:rPr>
          <w:rFonts w:ascii="Palatino Linotype" w:hAnsi="Palatino Linotype"/>
          <w:sz w:val="20"/>
          <w:szCs w:val="20"/>
          <w:lang w:val="pt-BR"/>
        </w:rPr>
        <w:t xml:space="preserve">resultantes de </w:t>
      </w:r>
      <w:r w:rsidR="008F464F">
        <w:rPr>
          <w:rFonts w:ascii="Palatino Linotype" w:hAnsi="Palatino Linotype"/>
          <w:sz w:val="20"/>
          <w:szCs w:val="20"/>
          <w:lang w:val="pt-BR"/>
        </w:rPr>
        <w:t>pesquisa própria, supervisões de projetos</w:t>
      </w:r>
      <w:r>
        <w:rPr>
          <w:rFonts w:ascii="Palatino Linotype" w:hAnsi="Palatino Linotype"/>
          <w:sz w:val="20"/>
          <w:szCs w:val="20"/>
          <w:lang w:val="pt-BR"/>
        </w:rPr>
        <w:t xml:space="preserve"> de </w:t>
      </w:r>
      <w:r w:rsidR="001134A1">
        <w:rPr>
          <w:rFonts w:ascii="Palatino Linotype" w:hAnsi="Palatino Linotype"/>
          <w:sz w:val="20"/>
          <w:szCs w:val="20"/>
          <w:lang w:val="pt-BR"/>
        </w:rPr>
        <w:t>alunos</w:t>
      </w:r>
      <w:r>
        <w:rPr>
          <w:rFonts w:ascii="Palatino Linotype" w:hAnsi="Palatino Linotype"/>
          <w:sz w:val="20"/>
          <w:szCs w:val="20"/>
          <w:lang w:val="pt-BR"/>
        </w:rPr>
        <w:t xml:space="preserve"> </w:t>
      </w:r>
      <w:r w:rsidR="001134A1">
        <w:rPr>
          <w:rFonts w:ascii="Palatino Linotype" w:hAnsi="Palatino Linotype"/>
          <w:sz w:val="20"/>
          <w:szCs w:val="20"/>
          <w:lang w:val="pt-BR"/>
        </w:rPr>
        <w:t xml:space="preserve">e </w:t>
      </w:r>
      <w:r>
        <w:rPr>
          <w:rFonts w:ascii="Palatino Linotype" w:hAnsi="Palatino Linotype"/>
          <w:sz w:val="20"/>
          <w:szCs w:val="20"/>
          <w:lang w:val="pt-BR"/>
        </w:rPr>
        <w:t xml:space="preserve">projetos </w:t>
      </w:r>
      <w:r w:rsidR="00545435">
        <w:rPr>
          <w:rFonts w:ascii="Palatino Linotype" w:hAnsi="Palatino Linotype"/>
          <w:sz w:val="20"/>
          <w:szCs w:val="20"/>
          <w:lang w:val="pt-BR"/>
        </w:rPr>
        <w:t xml:space="preserve">realizados </w:t>
      </w:r>
      <w:r w:rsidR="008F464F">
        <w:rPr>
          <w:rFonts w:ascii="Palatino Linotype" w:hAnsi="Palatino Linotype"/>
          <w:sz w:val="20"/>
          <w:szCs w:val="20"/>
          <w:lang w:val="pt-BR"/>
        </w:rPr>
        <w:t>em</w:t>
      </w:r>
      <w:r w:rsidR="001134A1">
        <w:rPr>
          <w:rFonts w:ascii="Palatino Linotype" w:hAnsi="Palatino Linotype"/>
          <w:sz w:val="20"/>
          <w:szCs w:val="20"/>
          <w:lang w:val="pt-BR"/>
        </w:rPr>
        <w:t xml:space="preserve"> </w:t>
      </w:r>
      <w:r>
        <w:rPr>
          <w:rFonts w:ascii="Palatino Linotype" w:hAnsi="Palatino Linotype"/>
          <w:sz w:val="20"/>
          <w:szCs w:val="20"/>
          <w:lang w:val="pt-BR"/>
        </w:rPr>
        <w:t xml:space="preserve">colaborações </w:t>
      </w:r>
      <w:r w:rsidR="00545435">
        <w:rPr>
          <w:rFonts w:ascii="Palatino Linotype" w:hAnsi="Palatino Linotype"/>
          <w:sz w:val="20"/>
          <w:szCs w:val="20"/>
          <w:lang w:val="pt-BR"/>
        </w:rPr>
        <w:t>nacionais e internacionais</w:t>
      </w:r>
      <w:r>
        <w:rPr>
          <w:rFonts w:ascii="Palatino Linotype" w:hAnsi="Palatino Linotype"/>
          <w:sz w:val="20"/>
          <w:szCs w:val="20"/>
          <w:lang w:val="pt-BR"/>
        </w:rPr>
        <w:t xml:space="preserve">. </w:t>
      </w:r>
      <w:r w:rsidR="00617CC6">
        <w:rPr>
          <w:rFonts w:ascii="Palatino Linotype" w:hAnsi="Palatino Linotype"/>
          <w:sz w:val="20"/>
          <w:szCs w:val="20"/>
          <w:lang w:val="pt-BR"/>
        </w:rPr>
        <w:t>Como cientista da computação, é um privilégio poder criar, sobretudo quando o objetivo final é ajudar o próximo através do desenvolvimento da saúde humana</w:t>
      </w:r>
      <w:ins w:id="2" w:author="Choukri Mekkaoui" w:date="2016-08-29T15:32:00Z">
        <w:r w:rsidR="00C00BA8">
          <w:rPr>
            <w:rFonts w:ascii="Palatino Linotype" w:hAnsi="Palatino Linotype"/>
            <w:sz w:val="20"/>
            <w:szCs w:val="20"/>
            <w:lang w:val="pt-BR"/>
          </w:rPr>
          <w:t xml:space="preserve"> (</w:t>
        </w:r>
        <w:proofErr w:type="spellStart"/>
        <w:r w:rsidR="00C00BA8">
          <w:rPr>
            <w:rFonts w:ascii="Palatino Linotype" w:hAnsi="Palatino Linotype"/>
            <w:sz w:val="20"/>
            <w:szCs w:val="20"/>
            <w:lang w:val="pt-BR"/>
          </w:rPr>
          <w:t>using</w:t>
        </w:r>
        <w:proofErr w:type="spellEnd"/>
        <w:r w:rsidR="00C00BA8">
          <w:rPr>
            <w:rFonts w:ascii="Palatino Linotype" w:hAnsi="Palatino Linotype"/>
            <w:sz w:val="20"/>
            <w:szCs w:val="20"/>
            <w:lang w:val="pt-BR"/>
          </w:rPr>
          <w:t xml:space="preserve"> </w:t>
        </w:r>
        <w:proofErr w:type="spellStart"/>
        <w:r w:rsidR="00C00BA8">
          <w:rPr>
            <w:rFonts w:ascii="Palatino Linotype" w:hAnsi="Palatino Linotype"/>
            <w:sz w:val="20"/>
            <w:szCs w:val="20"/>
            <w:lang w:val="pt-BR"/>
          </w:rPr>
          <w:t>my</w:t>
        </w:r>
        <w:proofErr w:type="spellEnd"/>
        <w:r w:rsidR="00C00BA8">
          <w:rPr>
            <w:rFonts w:ascii="Palatino Linotype" w:hAnsi="Palatino Linotype"/>
            <w:sz w:val="20"/>
            <w:szCs w:val="20"/>
            <w:lang w:val="pt-BR"/>
          </w:rPr>
          <w:t xml:space="preserve"> expertise in </w:t>
        </w:r>
      </w:ins>
      <w:proofErr w:type="spellStart"/>
      <w:ins w:id="3" w:author="Choukri Mekkaoui" w:date="2016-08-29T15:33:00Z">
        <w:r w:rsidR="00C00BA8">
          <w:rPr>
            <w:rFonts w:ascii="Palatino Linotype" w:hAnsi="Palatino Linotype"/>
            <w:sz w:val="20"/>
            <w:szCs w:val="20"/>
            <w:lang w:val="pt-BR"/>
          </w:rPr>
          <w:t>computer</w:t>
        </w:r>
      </w:ins>
      <w:proofErr w:type="spellEnd"/>
      <w:ins w:id="4" w:author="Choukri Mekkaoui" w:date="2016-08-29T15:32:00Z">
        <w:r w:rsidR="00C00BA8">
          <w:rPr>
            <w:rFonts w:ascii="Palatino Linotype" w:hAnsi="Palatino Linotype"/>
            <w:sz w:val="20"/>
            <w:szCs w:val="20"/>
            <w:lang w:val="pt-BR"/>
          </w:rPr>
          <w:t xml:space="preserve"> </w:t>
        </w:r>
        <w:proofErr w:type="spellStart"/>
        <w:r w:rsidR="00C00BA8">
          <w:rPr>
            <w:rFonts w:ascii="Palatino Linotype" w:hAnsi="Palatino Linotype"/>
            <w:sz w:val="20"/>
            <w:szCs w:val="20"/>
            <w:lang w:val="pt-BR"/>
          </w:rPr>
          <w:t>science</w:t>
        </w:r>
        <w:proofErr w:type="spellEnd"/>
        <w:r w:rsidR="00C00BA8">
          <w:rPr>
            <w:rFonts w:ascii="Palatino Linotype" w:hAnsi="Palatino Linotype"/>
            <w:sz w:val="20"/>
            <w:szCs w:val="20"/>
            <w:lang w:val="pt-BR"/>
          </w:rPr>
          <w:t xml:space="preserve"> </w:t>
        </w:r>
      </w:ins>
      <w:proofErr w:type="spellStart"/>
      <w:ins w:id="5" w:author="Choukri Mekkaoui" w:date="2016-08-29T15:34:00Z">
        <w:r w:rsidR="00C00BA8">
          <w:rPr>
            <w:rFonts w:ascii="Palatino Linotype" w:hAnsi="Palatino Linotype"/>
            <w:sz w:val="20"/>
            <w:szCs w:val="20"/>
            <w:lang w:val="pt-BR"/>
          </w:rPr>
          <w:t>and</w:t>
        </w:r>
        <w:proofErr w:type="spellEnd"/>
        <w:r w:rsidR="00C00BA8">
          <w:rPr>
            <w:rFonts w:ascii="Palatino Linotype" w:hAnsi="Palatino Linotype"/>
            <w:sz w:val="20"/>
            <w:szCs w:val="20"/>
            <w:lang w:val="pt-BR"/>
          </w:rPr>
          <w:t xml:space="preserve"> </w:t>
        </w:r>
        <w:proofErr w:type="spellStart"/>
        <w:r w:rsidR="00C00BA8">
          <w:rPr>
            <w:rFonts w:ascii="Palatino Linotype" w:hAnsi="Palatino Linotype"/>
            <w:sz w:val="20"/>
            <w:szCs w:val="20"/>
            <w:lang w:val="pt-BR"/>
          </w:rPr>
          <w:t>share</w:t>
        </w:r>
        <w:proofErr w:type="spellEnd"/>
        <w:r w:rsidR="00C00BA8">
          <w:rPr>
            <w:rFonts w:ascii="Palatino Linotype" w:hAnsi="Palatino Linotype"/>
            <w:sz w:val="20"/>
            <w:szCs w:val="20"/>
            <w:lang w:val="pt-BR"/>
          </w:rPr>
          <w:t xml:space="preserve"> some </w:t>
        </w:r>
        <w:proofErr w:type="spellStart"/>
        <w:r w:rsidR="00C00BA8">
          <w:rPr>
            <w:rFonts w:ascii="Palatino Linotype" w:hAnsi="Palatino Linotype"/>
            <w:sz w:val="20"/>
            <w:szCs w:val="20"/>
            <w:lang w:val="pt-BR"/>
          </w:rPr>
          <w:t>idea</w:t>
        </w:r>
        <w:proofErr w:type="spellEnd"/>
        <w:r w:rsidR="00C00BA8">
          <w:rPr>
            <w:rFonts w:ascii="Palatino Linotype" w:hAnsi="Palatino Linotype"/>
            <w:sz w:val="20"/>
            <w:szCs w:val="20"/>
            <w:lang w:val="pt-BR"/>
          </w:rPr>
          <w:t xml:space="preserve"> </w:t>
        </w:r>
        <w:proofErr w:type="spellStart"/>
        <w:r w:rsidR="00C00BA8">
          <w:rPr>
            <w:rFonts w:ascii="Palatino Linotype" w:hAnsi="Palatino Linotype"/>
            <w:sz w:val="20"/>
            <w:szCs w:val="20"/>
            <w:lang w:val="pt-BR"/>
          </w:rPr>
          <w:t>with</w:t>
        </w:r>
        <w:proofErr w:type="spellEnd"/>
        <w:r w:rsidR="00C00BA8">
          <w:rPr>
            <w:rFonts w:ascii="Palatino Linotype" w:hAnsi="Palatino Linotype"/>
            <w:sz w:val="20"/>
            <w:szCs w:val="20"/>
            <w:lang w:val="pt-BR"/>
          </w:rPr>
          <w:t xml:space="preserve"> </w:t>
        </w:r>
        <w:proofErr w:type="spellStart"/>
        <w:r w:rsidR="00C00BA8">
          <w:rPr>
            <w:rFonts w:ascii="Palatino Linotype" w:hAnsi="Palatino Linotype"/>
            <w:sz w:val="20"/>
            <w:szCs w:val="20"/>
            <w:lang w:val="pt-BR"/>
          </w:rPr>
          <w:t>others</w:t>
        </w:r>
        <w:proofErr w:type="spellEnd"/>
        <w:r w:rsidR="00C00BA8">
          <w:rPr>
            <w:rFonts w:ascii="Palatino Linotype" w:hAnsi="Palatino Linotype"/>
            <w:sz w:val="20"/>
            <w:szCs w:val="20"/>
            <w:lang w:val="pt-BR"/>
          </w:rPr>
          <w:t xml:space="preserve"> </w:t>
        </w:r>
        <w:proofErr w:type="spellStart"/>
        <w:r w:rsidR="00C00BA8">
          <w:rPr>
            <w:rFonts w:ascii="Palatino Linotype" w:hAnsi="Palatino Linotype"/>
            <w:sz w:val="20"/>
            <w:szCs w:val="20"/>
            <w:lang w:val="pt-BR"/>
          </w:rPr>
          <w:t>from</w:t>
        </w:r>
        <w:proofErr w:type="spellEnd"/>
        <w:r w:rsidR="00C00BA8">
          <w:rPr>
            <w:rFonts w:ascii="Palatino Linotype" w:hAnsi="Palatino Linotype"/>
            <w:sz w:val="20"/>
            <w:szCs w:val="20"/>
            <w:lang w:val="pt-BR"/>
          </w:rPr>
          <w:t xml:space="preserve"> diferente discipline </w:t>
        </w:r>
        <w:proofErr w:type="spellStart"/>
        <w:r w:rsidR="00C00BA8">
          <w:rPr>
            <w:rFonts w:ascii="Palatino Linotype" w:hAnsi="Palatino Linotype"/>
            <w:sz w:val="20"/>
            <w:szCs w:val="20"/>
            <w:lang w:val="pt-BR"/>
          </w:rPr>
          <w:t>to</w:t>
        </w:r>
        <w:proofErr w:type="spellEnd"/>
        <w:r w:rsidR="00C00BA8">
          <w:rPr>
            <w:rFonts w:ascii="Palatino Linotype" w:hAnsi="Palatino Linotype"/>
            <w:sz w:val="20"/>
            <w:szCs w:val="20"/>
            <w:lang w:val="pt-BR"/>
          </w:rPr>
          <w:t xml:space="preserve"> solve a real </w:t>
        </w:r>
        <w:proofErr w:type="spellStart"/>
        <w:r w:rsidR="00C00BA8">
          <w:rPr>
            <w:rFonts w:ascii="Palatino Linotype" w:hAnsi="Palatino Linotype"/>
            <w:sz w:val="20"/>
            <w:szCs w:val="20"/>
            <w:lang w:val="pt-BR"/>
          </w:rPr>
          <w:t>problem</w:t>
        </w:r>
        <w:proofErr w:type="spellEnd"/>
        <w:r w:rsidR="00C00BA8">
          <w:rPr>
            <w:rFonts w:ascii="Palatino Linotype" w:hAnsi="Palatino Linotype"/>
            <w:sz w:val="20"/>
            <w:szCs w:val="20"/>
            <w:lang w:val="pt-BR"/>
          </w:rPr>
          <w:t xml:space="preserve"> medical </w:t>
        </w:r>
        <w:proofErr w:type="spellStart"/>
        <w:r w:rsidR="00C00BA8">
          <w:rPr>
            <w:rFonts w:ascii="Palatino Linotype" w:hAnsi="Palatino Linotype"/>
            <w:sz w:val="20"/>
            <w:szCs w:val="20"/>
            <w:lang w:val="pt-BR"/>
          </w:rPr>
          <w:t>related</w:t>
        </w:r>
      </w:ins>
      <w:proofErr w:type="spellEnd"/>
      <w:ins w:id="6" w:author="Choukri Mekkaoui" w:date="2016-08-29T15:32:00Z">
        <w:r w:rsidR="00C00BA8">
          <w:rPr>
            <w:rFonts w:ascii="Palatino Linotype" w:hAnsi="Palatino Linotype"/>
            <w:sz w:val="20"/>
            <w:szCs w:val="20"/>
            <w:lang w:val="pt-BR"/>
          </w:rPr>
          <w:t>)</w:t>
        </w:r>
      </w:ins>
      <w:r w:rsidR="00617CC6">
        <w:rPr>
          <w:rFonts w:ascii="Palatino Linotype" w:hAnsi="Palatino Linotype"/>
          <w:sz w:val="20"/>
          <w:szCs w:val="20"/>
          <w:lang w:val="pt-BR"/>
        </w:rPr>
        <w:t>. E</w:t>
      </w:r>
      <w:r>
        <w:rPr>
          <w:rFonts w:ascii="Palatino Linotype" w:hAnsi="Palatino Linotype"/>
          <w:sz w:val="20"/>
          <w:szCs w:val="20"/>
          <w:lang w:val="pt-BR"/>
        </w:rPr>
        <w:t xml:space="preserve">m anexo, </w:t>
      </w:r>
      <w:r w:rsidR="00617CC6">
        <w:rPr>
          <w:rFonts w:ascii="Palatino Linotype" w:hAnsi="Palatino Linotype"/>
          <w:sz w:val="20"/>
          <w:szCs w:val="20"/>
          <w:lang w:val="pt-BR"/>
        </w:rPr>
        <w:t xml:space="preserve">estão inclusas </w:t>
      </w:r>
      <w:r>
        <w:rPr>
          <w:rFonts w:ascii="Palatino Linotype" w:hAnsi="Palatino Linotype"/>
          <w:sz w:val="20"/>
          <w:szCs w:val="20"/>
          <w:lang w:val="pt-BR"/>
        </w:rPr>
        <w:t>cópia</w:t>
      </w:r>
      <w:r w:rsidR="00617CC6">
        <w:rPr>
          <w:rFonts w:ascii="Palatino Linotype" w:hAnsi="Palatino Linotype"/>
          <w:sz w:val="20"/>
          <w:szCs w:val="20"/>
          <w:lang w:val="pt-BR"/>
        </w:rPr>
        <w:t>s</w:t>
      </w:r>
      <w:r>
        <w:rPr>
          <w:rFonts w:ascii="Palatino Linotype" w:hAnsi="Palatino Linotype"/>
          <w:sz w:val="20"/>
          <w:szCs w:val="20"/>
          <w:lang w:val="pt-BR"/>
        </w:rPr>
        <w:t xml:space="preserve"> dos principais artigos </w:t>
      </w:r>
      <w:r w:rsidR="001134A1">
        <w:rPr>
          <w:rFonts w:ascii="Palatino Linotype" w:hAnsi="Palatino Linotype"/>
          <w:sz w:val="20"/>
          <w:szCs w:val="20"/>
          <w:lang w:val="pt-BR"/>
        </w:rPr>
        <w:t>associados à esta jornada</w:t>
      </w:r>
      <w:r w:rsidR="00545435">
        <w:rPr>
          <w:rFonts w:ascii="Palatino Linotype" w:hAnsi="Palatino Linotype"/>
          <w:sz w:val="20"/>
          <w:szCs w:val="20"/>
          <w:lang w:val="pt-BR"/>
        </w:rPr>
        <w:t xml:space="preserve"> </w:t>
      </w:r>
      <w:r w:rsidR="000B4071">
        <w:rPr>
          <w:rFonts w:ascii="Palatino Linotype" w:hAnsi="Palatino Linotype"/>
          <w:sz w:val="20"/>
          <w:szCs w:val="20"/>
          <w:lang w:val="pt-BR"/>
        </w:rPr>
        <w:t xml:space="preserve">computacional </w:t>
      </w:r>
      <w:r w:rsidR="00650B08">
        <w:rPr>
          <w:rFonts w:ascii="Palatino Linotype" w:hAnsi="Palatino Linotype"/>
          <w:sz w:val="20"/>
          <w:szCs w:val="20"/>
          <w:lang w:val="pt-BR"/>
        </w:rPr>
        <w:t xml:space="preserve">com </w:t>
      </w:r>
      <w:proofErr w:type="spellStart"/>
      <w:r w:rsidR="00650B08">
        <w:rPr>
          <w:rFonts w:ascii="Palatino Linotype" w:hAnsi="Palatino Linotype"/>
          <w:sz w:val="20"/>
          <w:szCs w:val="20"/>
          <w:lang w:val="pt-BR"/>
        </w:rPr>
        <w:t>bioimagens</w:t>
      </w:r>
      <w:proofErr w:type="spellEnd"/>
      <w:r w:rsidR="00650B08">
        <w:rPr>
          <w:rFonts w:ascii="Palatino Linotype" w:hAnsi="Palatino Linotype"/>
          <w:sz w:val="20"/>
          <w:szCs w:val="20"/>
          <w:lang w:val="pt-BR"/>
        </w:rPr>
        <w:t xml:space="preserve"> </w:t>
      </w:r>
      <w:r w:rsidR="000B4071">
        <w:rPr>
          <w:rFonts w:ascii="Palatino Linotype" w:hAnsi="Palatino Linotype"/>
          <w:sz w:val="20"/>
          <w:szCs w:val="20"/>
          <w:lang w:val="pt-BR"/>
        </w:rPr>
        <w:t>em saúde</w:t>
      </w:r>
      <w:r w:rsidR="00545435">
        <w:rPr>
          <w:rFonts w:ascii="Palatino Linotype" w:hAnsi="Palatino Linotype"/>
          <w:sz w:val="20"/>
          <w:szCs w:val="20"/>
          <w:lang w:val="pt-BR"/>
        </w:rPr>
        <w:t>.</w:t>
      </w:r>
    </w:p>
    <w:p w14:paraId="0812E509" w14:textId="77777777" w:rsidR="009018A2" w:rsidRDefault="009018A2">
      <w:pPr>
        <w:rPr>
          <w:rFonts w:ascii="Palatino Linotype" w:hAnsi="Palatino Linotype"/>
          <w:sz w:val="20"/>
          <w:szCs w:val="20"/>
          <w:lang w:val="pt-BR"/>
        </w:rPr>
      </w:pPr>
      <w:r>
        <w:rPr>
          <w:rFonts w:ascii="Palatino Linotype" w:hAnsi="Palatino Linotype"/>
          <w:sz w:val="20"/>
          <w:szCs w:val="20"/>
          <w:lang w:val="pt-BR"/>
        </w:rPr>
        <w:br w:type="page"/>
      </w:r>
    </w:p>
    <w:p w14:paraId="0360E9D9" w14:textId="77777777" w:rsidR="00612E87" w:rsidRDefault="00612E87" w:rsidP="00B7679C">
      <w:pPr>
        <w:spacing w:after="240"/>
        <w:rPr>
          <w:rFonts w:ascii="Palatino Linotype" w:hAnsi="Palatino Linotype"/>
          <w:b/>
          <w:bCs/>
          <w:sz w:val="28"/>
          <w:szCs w:val="28"/>
          <w:lang w:val="pt-BR"/>
        </w:rPr>
      </w:pPr>
      <w:r>
        <w:rPr>
          <w:rFonts w:ascii="Palatino Linotype" w:hAnsi="Palatino Linotype"/>
          <w:b/>
          <w:bCs/>
          <w:sz w:val="28"/>
          <w:szCs w:val="28"/>
          <w:lang w:val="pt-BR"/>
        </w:rPr>
        <w:lastRenderedPageBreak/>
        <w:t>Sumário</w:t>
      </w:r>
    </w:p>
    <w:p w14:paraId="58D7144E" w14:textId="77777777" w:rsidR="00C032A3" w:rsidRDefault="00612E87">
      <w:pPr>
        <w:pStyle w:val="TOC1"/>
        <w:rPr>
          <w:b w:val="0"/>
          <w:noProof/>
          <w:lang w:eastAsia="ja-JP"/>
        </w:rPr>
      </w:pPr>
      <w:r>
        <w:rPr>
          <w:rFonts w:ascii="Palatino Linotype" w:hAnsi="Palatino Linotype"/>
          <w:bCs/>
          <w:sz w:val="28"/>
          <w:szCs w:val="28"/>
          <w:lang w:val="pt-BR"/>
        </w:rPr>
        <w:fldChar w:fldCharType="begin"/>
      </w:r>
      <w:r>
        <w:rPr>
          <w:rFonts w:ascii="Palatino Linotype" w:hAnsi="Palatino Linotype"/>
          <w:bCs/>
          <w:sz w:val="28"/>
          <w:szCs w:val="28"/>
          <w:lang w:val="pt-BR"/>
        </w:rPr>
        <w:instrText xml:space="preserve"> TOC \o "1-3" </w:instrText>
      </w:r>
      <w:r>
        <w:rPr>
          <w:rFonts w:ascii="Palatino Linotype" w:hAnsi="Palatino Linotype"/>
          <w:bCs/>
          <w:sz w:val="28"/>
          <w:szCs w:val="28"/>
          <w:lang w:val="pt-BR"/>
        </w:rPr>
        <w:fldChar w:fldCharType="separate"/>
      </w:r>
      <w:r w:rsidR="00C032A3">
        <w:rPr>
          <w:noProof/>
        </w:rPr>
        <w:t>1</w:t>
      </w:r>
      <w:r w:rsidR="00C032A3">
        <w:rPr>
          <w:b w:val="0"/>
          <w:noProof/>
          <w:lang w:eastAsia="ja-JP"/>
        </w:rPr>
        <w:tab/>
      </w:r>
      <w:r w:rsidR="00C032A3">
        <w:rPr>
          <w:noProof/>
        </w:rPr>
        <w:t>Prefácio</w:t>
      </w:r>
      <w:r w:rsidR="00C032A3">
        <w:rPr>
          <w:noProof/>
        </w:rPr>
        <w:tab/>
      </w:r>
      <w:r w:rsidR="00C032A3">
        <w:rPr>
          <w:noProof/>
        </w:rPr>
        <w:fldChar w:fldCharType="begin"/>
      </w:r>
      <w:r w:rsidR="00C032A3">
        <w:rPr>
          <w:noProof/>
        </w:rPr>
        <w:instrText xml:space="preserve"> PAGEREF _Toc334106623 \h </w:instrText>
      </w:r>
      <w:r w:rsidR="00C032A3">
        <w:rPr>
          <w:noProof/>
        </w:rPr>
      </w:r>
      <w:r w:rsidR="00C032A3">
        <w:rPr>
          <w:noProof/>
        </w:rPr>
        <w:fldChar w:fldCharType="separate"/>
      </w:r>
      <w:r w:rsidR="00C032A3">
        <w:rPr>
          <w:noProof/>
        </w:rPr>
        <w:t>3</w:t>
      </w:r>
      <w:r w:rsidR="00C032A3">
        <w:rPr>
          <w:noProof/>
        </w:rPr>
        <w:fldChar w:fldCharType="end"/>
      </w:r>
    </w:p>
    <w:p w14:paraId="4E32D7FD" w14:textId="77777777" w:rsidR="00C032A3" w:rsidRDefault="00C032A3">
      <w:pPr>
        <w:pStyle w:val="TOC1"/>
        <w:rPr>
          <w:b w:val="0"/>
          <w:noProof/>
          <w:lang w:eastAsia="ja-JP"/>
        </w:rPr>
      </w:pPr>
      <w:r>
        <w:rPr>
          <w:noProof/>
        </w:rPr>
        <w:t>2</w:t>
      </w:r>
      <w:r>
        <w:rPr>
          <w:b w:val="0"/>
          <w:noProof/>
          <w:lang w:eastAsia="ja-JP"/>
        </w:rPr>
        <w:tab/>
      </w:r>
      <w:r>
        <w:rPr>
          <w:noProof/>
        </w:rPr>
        <w:t>Medicina computacional: da teoria à prática clínica</w:t>
      </w:r>
      <w:r>
        <w:rPr>
          <w:noProof/>
        </w:rPr>
        <w:tab/>
      </w:r>
      <w:r>
        <w:rPr>
          <w:noProof/>
        </w:rPr>
        <w:fldChar w:fldCharType="begin"/>
      </w:r>
      <w:r>
        <w:rPr>
          <w:noProof/>
        </w:rPr>
        <w:instrText xml:space="preserve"> PAGEREF _Toc334106624 \h </w:instrText>
      </w:r>
      <w:r>
        <w:rPr>
          <w:noProof/>
        </w:rPr>
      </w:r>
      <w:r>
        <w:rPr>
          <w:noProof/>
        </w:rPr>
        <w:fldChar w:fldCharType="separate"/>
      </w:r>
      <w:r>
        <w:rPr>
          <w:noProof/>
        </w:rPr>
        <w:t>3</w:t>
      </w:r>
      <w:r>
        <w:rPr>
          <w:noProof/>
        </w:rPr>
        <w:fldChar w:fldCharType="end"/>
      </w:r>
    </w:p>
    <w:p w14:paraId="0F94F515" w14:textId="77777777" w:rsidR="00C032A3" w:rsidRDefault="00C032A3">
      <w:pPr>
        <w:pStyle w:val="TOC2"/>
        <w:rPr>
          <w:b w:val="0"/>
          <w:noProof/>
          <w:sz w:val="24"/>
          <w:szCs w:val="24"/>
          <w:lang w:eastAsia="ja-JP"/>
        </w:rPr>
      </w:pPr>
      <w:r>
        <w:rPr>
          <w:noProof/>
        </w:rPr>
        <w:t>2.1</w:t>
      </w:r>
      <w:r>
        <w:rPr>
          <w:b w:val="0"/>
          <w:noProof/>
          <w:sz w:val="24"/>
          <w:szCs w:val="24"/>
          <w:lang w:eastAsia="ja-JP"/>
        </w:rPr>
        <w:tab/>
      </w:r>
      <w:r>
        <w:rPr>
          <w:noProof/>
        </w:rPr>
        <w:t>Conectividade anatômica cerebral</w:t>
      </w:r>
      <w:r>
        <w:rPr>
          <w:noProof/>
        </w:rPr>
        <w:tab/>
      </w:r>
      <w:r>
        <w:rPr>
          <w:noProof/>
        </w:rPr>
        <w:fldChar w:fldCharType="begin"/>
      </w:r>
      <w:r>
        <w:rPr>
          <w:noProof/>
        </w:rPr>
        <w:instrText xml:space="preserve"> PAGEREF _Toc334106625 \h </w:instrText>
      </w:r>
      <w:r>
        <w:rPr>
          <w:noProof/>
        </w:rPr>
      </w:r>
      <w:r>
        <w:rPr>
          <w:noProof/>
        </w:rPr>
        <w:fldChar w:fldCharType="separate"/>
      </w:r>
      <w:r>
        <w:rPr>
          <w:noProof/>
        </w:rPr>
        <w:t>4</w:t>
      </w:r>
      <w:r>
        <w:rPr>
          <w:noProof/>
        </w:rPr>
        <w:fldChar w:fldCharType="end"/>
      </w:r>
    </w:p>
    <w:p w14:paraId="608AD6E2" w14:textId="77777777" w:rsidR="00C032A3" w:rsidRDefault="00C032A3">
      <w:pPr>
        <w:pStyle w:val="TOC2"/>
        <w:rPr>
          <w:b w:val="0"/>
          <w:noProof/>
          <w:sz w:val="24"/>
          <w:szCs w:val="24"/>
          <w:lang w:eastAsia="ja-JP"/>
        </w:rPr>
      </w:pPr>
      <w:r>
        <w:rPr>
          <w:noProof/>
        </w:rPr>
        <w:t>2.2</w:t>
      </w:r>
      <w:r>
        <w:rPr>
          <w:b w:val="0"/>
          <w:noProof/>
          <w:sz w:val="24"/>
          <w:szCs w:val="24"/>
          <w:lang w:eastAsia="ja-JP"/>
        </w:rPr>
        <w:tab/>
      </w:r>
      <w:r>
        <w:rPr>
          <w:noProof/>
        </w:rPr>
        <w:t>Transtornos psiquiátricos</w:t>
      </w:r>
      <w:r>
        <w:rPr>
          <w:noProof/>
        </w:rPr>
        <w:tab/>
      </w:r>
      <w:r>
        <w:rPr>
          <w:noProof/>
        </w:rPr>
        <w:fldChar w:fldCharType="begin"/>
      </w:r>
      <w:r>
        <w:rPr>
          <w:noProof/>
        </w:rPr>
        <w:instrText xml:space="preserve"> PAGEREF _Toc334106626 \h </w:instrText>
      </w:r>
      <w:r>
        <w:rPr>
          <w:noProof/>
        </w:rPr>
      </w:r>
      <w:r>
        <w:rPr>
          <w:noProof/>
        </w:rPr>
        <w:fldChar w:fldCharType="separate"/>
      </w:r>
      <w:r>
        <w:rPr>
          <w:noProof/>
        </w:rPr>
        <w:t>5</w:t>
      </w:r>
      <w:r>
        <w:rPr>
          <w:noProof/>
        </w:rPr>
        <w:fldChar w:fldCharType="end"/>
      </w:r>
    </w:p>
    <w:p w14:paraId="4962750B" w14:textId="77777777" w:rsidR="00C032A3" w:rsidRDefault="00C032A3">
      <w:pPr>
        <w:pStyle w:val="TOC2"/>
        <w:rPr>
          <w:b w:val="0"/>
          <w:noProof/>
          <w:sz w:val="24"/>
          <w:szCs w:val="24"/>
          <w:lang w:eastAsia="ja-JP"/>
        </w:rPr>
      </w:pPr>
      <w:r>
        <w:rPr>
          <w:noProof/>
        </w:rPr>
        <w:t>2.3</w:t>
      </w:r>
      <w:r>
        <w:rPr>
          <w:b w:val="0"/>
          <w:noProof/>
          <w:sz w:val="24"/>
          <w:szCs w:val="24"/>
          <w:lang w:eastAsia="ja-JP"/>
        </w:rPr>
        <w:tab/>
      </w:r>
      <w:r>
        <w:rPr>
          <w:noProof/>
        </w:rPr>
        <w:t>Doenças cardiovasculares</w:t>
      </w:r>
      <w:r>
        <w:rPr>
          <w:noProof/>
        </w:rPr>
        <w:tab/>
      </w:r>
      <w:r>
        <w:rPr>
          <w:noProof/>
        </w:rPr>
        <w:fldChar w:fldCharType="begin"/>
      </w:r>
      <w:r>
        <w:rPr>
          <w:noProof/>
        </w:rPr>
        <w:instrText xml:space="preserve"> PAGEREF _Toc334106627 \h </w:instrText>
      </w:r>
      <w:r>
        <w:rPr>
          <w:noProof/>
        </w:rPr>
      </w:r>
      <w:r>
        <w:rPr>
          <w:noProof/>
        </w:rPr>
        <w:fldChar w:fldCharType="separate"/>
      </w:r>
      <w:r>
        <w:rPr>
          <w:noProof/>
        </w:rPr>
        <w:t>6</w:t>
      </w:r>
      <w:r>
        <w:rPr>
          <w:noProof/>
        </w:rPr>
        <w:fldChar w:fldCharType="end"/>
      </w:r>
    </w:p>
    <w:p w14:paraId="6130F1C6" w14:textId="77777777" w:rsidR="00C032A3" w:rsidRDefault="00C032A3">
      <w:pPr>
        <w:pStyle w:val="TOC2"/>
        <w:rPr>
          <w:b w:val="0"/>
          <w:noProof/>
          <w:sz w:val="24"/>
          <w:szCs w:val="24"/>
          <w:lang w:eastAsia="ja-JP"/>
        </w:rPr>
      </w:pPr>
      <w:r>
        <w:rPr>
          <w:noProof/>
        </w:rPr>
        <w:t>2.4</w:t>
      </w:r>
      <w:r>
        <w:rPr>
          <w:b w:val="0"/>
          <w:noProof/>
          <w:sz w:val="24"/>
          <w:szCs w:val="24"/>
          <w:lang w:eastAsia="ja-JP"/>
        </w:rPr>
        <w:tab/>
      </w:r>
      <w:r>
        <w:rPr>
          <w:noProof/>
        </w:rPr>
        <w:t>Câncer</w:t>
      </w:r>
      <w:r>
        <w:rPr>
          <w:noProof/>
        </w:rPr>
        <w:tab/>
      </w:r>
      <w:r>
        <w:rPr>
          <w:noProof/>
        </w:rPr>
        <w:fldChar w:fldCharType="begin"/>
      </w:r>
      <w:r>
        <w:rPr>
          <w:noProof/>
        </w:rPr>
        <w:instrText xml:space="preserve"> PAGEREF _Toc334106628 \h </w:instrText>
      </w:r>
      <w:r>
        <w:rPr>
          <w:noProof/>
        </w:rPr>
      </w:r>
      <w:r>
        <w:rPr>
          <w:noProof/>
        </w:rPr>
        <w:fldChar w:fldCharType="separate"/>
      </w:r>
      <w:r>
        <w:rPr>
          <w:noProof/>
        </w:rPr>
        <w:t>7</w:t>
      </w:r>
      <w:r>
        <w:rPr>
          <w:noProof/>
        </w:rPr>
        <w:fldChar w:fldCharType="end"/>
      </w:r>
    </w:p>
    <w:p w14:paraId="2DB81D69" w14:textId="77777777" w:rsidR="00C032A3" w:rsidRDefault="00C032A3">
      <w:pPr>
        <w:pStyle w:val="TOC2"/>
        <w:rPr>
          <w:b w:val="0"/>
          <w:noProof/>
          <w:sz w:val="24"/>
          <w:szCs w:val="24"/>
          <w:lang w:eastAsia="ja-JP"/>
        </w:rPr>
      </w:pPr>
      <w:r>
        <w:rPr>
          <w:noProof/>
        </w:rPr>
        <w:t>2.5</w:t>
      </w:r>
      <w:r>
        <w:rPr>
          <w:b w:val="0"/>
          <w:noProof/>
          <w:sz w:val="24"/>
          <w:szCs w:val="24"/>
          <w:lang w:eastAsia="ja-JP"/>
        </w:rPr>
        <w:tab/>
      </w:r>
      <w:r>
        <w:rPr>
          <w:noProof/>
        </w:rPr>
        <w:t>Transtornos da fala</w:t>
      </w:r>
      <w:r>
        <w:rPr>
          <w:noProof/>
        </w:rPr>
        <w:tab/>
      </w:r>
      <w:r>
        <w:rPr>
          <w:noProof/>
        </w:rPr>
        <w:fldChar w:fldCharType="begin"/>
      </w:r>
      <w:r>
        <w:rPr>
          <w:noProof/>
        </w:rPr>
        <w:instrText xml:space="preserve"> PAGEREF _Toc334106629 \h </w:instrText>
      </w:r>
      <w:r>
        <w:rPr>
          <w:noProof/>
        </w:rPr>
      </w:r>
      <w:r>
        <w:rPr>
          <w:noProof/>
        </w:rPr>
        <w:fldChar w:fldCharType="separate"/>
      </w:r>
      <w:r>
        <w:rPr>
          <w:noProof/>
        </w:rPr>
        <w:t>8</w:t>
      </w:r>
      <w:r>
        <w:rPr>
          <w:noProof/>
        </w:rPr>
        <w:fldChar w:fldCharType="end"/>
      </w:r>
    </w:p>
    <w:p w14:paraId="0B4D0EE1" w14:textId="77777777" w:rsidR="00C032A3" w:rsidRDefault="00C032A3">
      <w:pPr>
        <w:pStyle w:val="TOC1"/>
        <w:rPr>
          <w:b w:val="0"/>
          <w:noProof/>
          <w:lang w:eastAsia="ja-JP"/>
        </w:rPr>
      </w:pPr>
      <w:r>
        <w:rPr>
          <w:noProof/>
        </w:rPr>
        <w:t>3</w:t>
      </w:r>
      <w:r>
        <w:rPr>
          <w:b w:val="0"/>
          <w:noProof/>
          <w:lang w:eastAsia="ja-JP"/>
        </w:rPr>
        <w:tab/>
      </w:r>
      <w:r>
        <w:rPr>
          <w:noProof/>
        </w:rPr>
        <w:t>Discussão e perspectivas</w:t>
      </w:r>
      <w:r>
        <w:rPr>
          <w:noProof/>
        </w:rPr>
        <w:tab/>
      </w:r>
      <w:r>
        <w:rPr>
          <w:noProof/>
        </w:rPr>
        <w:fldChar w:fldCharType="begin"/>
      </w:r>
      <w:r>
        <w:rPr>
          <w:noProof/>
        </w:rPr>
        <w:instrText xml:space="preserve"> PAGEREF _Toc334106630 \h </w:instrText>
      </w:r>
      <w:r>
        <w:rPr>
          <w:noProof/>
        </w:rPr>
      </w:r>
      <w:r>
        <w:rPr>
          <w:noProof/>
        </w:rPr>
        <w:fldChar w:fldCharType="separate"/>
      </w:r>
      <w:r>
        <w:rPr>
          <w:noProof/>
        </w:rPr>
        <w:t>9</w:t>
      </w:r>
      <w:r>
        <w:rPr>
          <w:noProof/>
        </w:rPr>
        <w:fldChar w:fldCharType="end"/>
      </w:r>
    </w:p>
    <w:p w14:paraId="26407707" w14:textId="77777777" w:rsidR="00C032A3" w:rsidRDefault="00C032A3">
      <w:pPr>
        <w:pStyle w:val="TOC1"/>
        <w:rPr>
          <w:b w:val="0"/>
          <w:noProof/>
          <w:lang w:eastAsia="ja-JP"/>
        </w:rPr>
      </w:pPr>
      <w:r>
        <w:rPr>
          <w:noProof/>
        </w:rPr>
        <w:t>Referências</w:t>
      </w:r>
      <w:r>
        <w:rPr>
          <w:noProof/>
        </w:rPr>
        <w:tab/>
      </w:r>
      <w:r>
        <w:rPr>
          <w:noProof/>
        </w:rPr>
        <w:fldChar w:fldCharType="begin"/>
      </w:r>
      <w:r>
        <w:rPr>
          <w:noProof/>
        </w:rPr>
        <w:instrText xml:space="preserve"> PAGEREF _Toc334106631 \h </w:instrText>
      </w:r>
      <w:r>
        <w:rPr>
          <w:noProof/>
        </w:rPr>
      </w:r>
      <w:r>
        <w:rPr>
          <w:noProof/>
        </w:rPr>
        <w:fldChar w:fldCharType="separate"/>
      </w:r>
      <w:r>
        <w:rPr>
          <w:noProof/>
        </w:rPr>
        <w:t>10</w:t>
      </w:r>
      <w:r>
        <w:rPr>
          <w:noProof/>
        </w:rPr>
        <w:fldChar w:fldCharType="end"/>
      </w:r>
    </w:p>
    <w:p w14:paraId="1222FE3E" w14:textId="77777777" w:rsidR="00C032A3" w:rsidRDefault="00C032A3">
      <w:pPr>
        <w:pStyle w:val="TOC1"/>
        <w:rPr>
          <w:b w:val="0"/>
          <w:noProof/>
          <w:lang w:eastAsia="ja-JP"/>
        </w:rPr>
      </w:pPr>
      <w:r>
        <w:rPr>
          <w:noProof/>
        </w:rPr>
        <w:t>Apêndice I – Artigos relacionados</w:t>
      </w:r>
      <w:r>
        <w:rPr>
          <w:noProof/>
        </w:rPr>
        <w:tab/>
      </w:r>
      <w:r>
        <w:rPr>
          <w:noProof/>
        </w:rPr>
        <w:fldChar w:fldCharType="begin"/>
      </w:r>
      <w:r>
        <w:rPr>
          <w:noProof/>
        </w:rPr>
        <w:instrText xml:space="preserve"> PAGEREF _Toc334106632 \h </w:instrText>
      </w:r>
      <w:r>
        <w:rPr>
          <w:noProof/>
        </w:rPr>
      </w:r>
      <w:r>
        <w:rPr>
          <w:noProof/>
        </w:rPr>
        <w:fldChar w:fldCharType="separate"/>
      </w:r>
      <w:r>
        <w:rPr>
          <w:noProof/>
        </w:rPr>
        <w:t>11</w:t>
      </w:r>
      <w:r>
        <w:rPr>
          <w:noProof/>
        </w:rPr>
        <w:fldChar w:fldCharType="end"/>
      </w:r>
    </w:p>
    <w:p w14:paraId="2962E087" w14:textId="22993E38" w:rsidR="009018A2" w:rsidRDefault="00612E87" w:rsidP="00D47224">
      <w:pPr>
        <w:spacing w:after="100" w:line="276" w:lineRule="auto"/>
        <w:rPr>
          <w:rFonts w:ascii="Palatino Linotype" w:hAnsi="Palatino Linotype"/>
          <w:sz w:val="20"/>
          <w:szCs w:val="20"/>
          <w:lang w:val="pt-BR"/>
        </w:rPr>
      </w:pPr>
      <w:r>
        <w:rPr>
          <w:rFonts w:ascii="Palatino Linotype" w:hAnsi="Palatino Linotype"/>
          <w:b/>
          <w:bCs/>
          <w:sz w:val="28"/>
          <w:szCs w:val="28"/>
          <w:lang w:val="pt-BR"/>
        </w:rPr>
        <w:fldChar w:fldCharType="end"/>
      </w:r>
      <w:r w:rsidRPr="00612E87">
        <w:rPr>
          <w:rFonts w:ascii="Palatino Linotype" w:hAnsi="Palatino Linotype"/>
          <w:sz w:val="20"/>
          <w:szCs w:val="20"/>
          <w:lang w:val="pt-BR"/>
        </w:rPr>
        <w:t xml:space="preserve"> </w:t>
      </w:r>
      <w:r w:rsidR="009018A2">
        <w:rPr>
          <w:rFonts w:ascii="Palatino Linotype" w:hAnsi="Palatino Linotype"/>
          <w:sz w:val="20"/>
          <w:szCs w:val="20"/>
          <w:lang w:val="pt-BR"/>
        </w:rPr>
        <w:br w:type="page"/>
      </w:r>
    </w:p>
    <w:p w14:paraId="1628BD7D" w14:textId="61383824" w:rsidR="00BF25CF" w:rsidRDefault="00BF25CF" w:rsidP="00BF25CF">
      <w:pPr>
        <w:pStyle w:val="Memorial-Style"/>
        <w:numPr>
          <w:ilvl w:val="0"/>
          <w:numId w:val="1"/>
        </w:numPr>
        <w:ind w:left="431" w:hanging="431"/>
        <w:rPr>
          <w:szCs w:val="24"/>
        </w:rPr>
      </w:pPr>
      <w:bookmarkStart w:id="7" w:name="_Toc334106623"/>
      <w:r>
        <w:rPr>
          <w:szCs w:val="24"/>
        </w:rPr>
        <w:t>Prefácio</w:t>
      </w:r>
      <w:bookmarkEnd w:id="7"/>
    </w:p>
    <w:p w14:paraId="58F8551F" w14:textId="77777777" w:rsidR="00FF5076" w:rsidRPr="00846BDC" w:rsidRDefault="00FF5076" w:rsidP="00FF5076">
      <w:pPr>
        <w:pStyle w:val="ListParagraph"/>
        <w:keepNext/>
        <w:framePr w:dropCap="drop" w:lines="2" w:hSpace="57" w:wrap="around" w:vAnchor="text" w:hAnchor="text"/>
        <w:spacing w:line="620" w:lineRule="exact"/>
        <w:ind w:left="0"/>
        <w:contextualSpacing w:val="0"/>
        <w:jc w:val="both"/>
        <w:rPr>
          <w:rFonts w:ascii="Palatino Linotype" w:hAnsi="Palatino Linotype"/>
          <w:b/>
          <w:position w:val="-2"/>
          <w:sz w:val="65"/>
          <w:szCs w:val="20"/>
          <w:lang w:val="pt-BR"/>
        </w:rPr>
      </w:pPr>
      <w:r w:rsidRPr="00846BDC">
        <w:rPr>
          <w:rFonts w:ascii="Palatino Linotype" w:hAnsi="Palatino Linotype"/>
          <w:b/>
          <w:position w:val="-2"/>
          <w:sz w:val="65"/>
          <w:szCs w:val="20"/>
          <w:lang w:val="pt-BR"/>
        </w:rPr>
        <w:t>D</w:t>
      </w:r>
    </w:p>
    <w:p w14:paraId="49E66BB7" w14:textId="679C865D" w:rsidR="00FF5076" w:rsidRDefault="00FF5076" w:rsidP="00EA3D27">
      <w:pPr>
        <w:pStyle w:val="ListParagraph"/>
        <w:spacing w:after="120" w:line="276" w:lineRule="auto"/>
        <w:ind w:left="0"/>
        <w:contextualSpacing w:val="0"/>
        <w:jc w:val="both"/>
        <w:rPr>
          <w:rFonts w:ascii="Palatino Linotype" w:hAnsi="Palatino Linotype"/>
          <w:sz w:val="20"/>
          <w:szCs w:val="20"/>
          <w:lang w:val="pt-BR"/>
        </w:rPr>
      </w:pPr>
      <w:r w:rsidRPr="00846BDC">
        <w:rPr>
          <w:rFonts w:ascii="Palatino Linotype" w:hAnsi="Palatino Linotype"/>
          <w:caps/>
          <w:sz w:val="20"/>
          <w:szCs w:val="20"/>
          <w:lang w:val="pt-BR"/>
        </w:rPr>
        <w:t>e acordo com</w:t>
      </w:r>
      <w:r w:rsidRPr="00846BDC">
        <w:rPr>
          <w:rFonts w:ascii="Palatino Linotype" w:hAnsi="Palatino Linotype"/>
          <w:sz w:val="20"/>
          <w:szCs w:val="20"/>
          <w:lang w:val="pt-BR"/>
        </w:rPr>
        <w:t xml:space="preserve"> informações divulgadas pelo Programa das Nações Unidas para o Desenvolvimento (PNUD), a expectativa de vida no Brasil aumentou 17,9% entre 1980 e 2013, passando de 62,7 para 73,9 anos, um aumento real de 11,2 anos. Com o aumento da expectativa de vida e consequente aumento da população, a detecção e o diagnóstico precoce de doenças</w:t>
      </w:r>
      <w:r>
        <w:rPr>
          <w:rFonts w:ascii="Palatino Linotype" w:hAnsi="Palatino Linotype"/>
          <w:sz w:val="20"/>
          <w:szCs w:val="20"/>
          <w:lang w:val="pt-BR"/>
        </w:rPr>
        <w:t xml:space="preserve"> se tornaram imprescindíveis</w:t>
      </w:r>
      <w:r w:rsidRPr="00846BDC">
        <w:rPr>
          <w:rFonts w:ascii="Palatino Linotype" w:hAnsi="Palatino Linotype"/>
          <w:sz w:val="20"/>
          <w:szCs w:val="20"/>
          <w:lang w:val="pt-BR"/>
        </w:rPr>
        <w:t xml:space="preserve"> para a conservação da qualidade e diminuição de custos com programas de saúde</w:t>
      </w:r>
      <w:r>
        <w:rPr>
          <w:rFonts w:ascii="Palatino Linotype" w:hAnsi="Palatino Linotype"/>
          <w:sz w:val="20"/>
          <w:szCs w:val="20"/>
          <w:lang w:val="pt-BR"/>
        </w:rPr>
        <w:t xml:space="preserve">. Esta maior longevidade também está, em parte, ligada à própria evolução das </w:t>
      </w:r>
      <w:r w:rsidRPr="00DF5FC1">
        <w:rPr>
          <w:rFonts w:ascii="Palatino Linotype" w:hAnsi="Palatino Linotype"/>
          <w:sz w:val="20"/>
          <w:szCs w:val="20"/>
          <w:lang w:val="pt-BR"/>
        </w:rPr>
        <w:t>técnicas de diagnóstico</w:t>
      </w:r>
      <w:r>
        <w:rPr>
          <w:rFonts w:ascii="Palatino Linotype" w:hAnsi="Palatino Linotype"/>
          <w:sz w:val="20"/>
          <w:szCs w:val="20"/>
          <w:lang w:val="pt-BR"/>
        </w:rPr>
        <w:t xml:space="preserve"> em m</w:t>
      </w:r>
      <w:r w:rsidRPr="00DF5FC1">
        <w:rPr>
          <w:rFonts w:ascii="Palatino Linotype" w:hAnsi="Palatino Linotype"/>
          <w:sz w:val="20"/>
          <w:szCs w:val="20"/>
          <w:lang w:val="pt-BR"/>
        </w:rPr>
        <w:t>edicina, em especial o diagnóstico por</w:t>
      </w:r>
      <w:r>
        <w:rPr>
          <w:rFonts w:ascii="Palatino Linotype" w:hAnsi="Palatino Linotype"/>
          <w:sz w:val="20"/>
          <w:szCs w:val="20"/>
          <w:lang w:val="pt-BR"/>
        </w:rPr>
        <w:t xml:space="preserve"> imagem. </w:t>
      </w:r>
      <w:r w:rsidRPr="005129A9">
        <w:rPr>
          <w:rFonts w:ascii="Palatino Linotype" w:hAnsi="Palatino Linotype"/>
          <w:sz w:val="20"/>
          <w:szCs w:val="20"/>
          <w:lang w:val="pt-BR"/>
        </w:rPr>
        <w:t>D</w:t>
      </w:r>
      <w:r>
        <w:rPr>
          <w:rFonts w:ascii="Palatino Linotype" w:hAnsi="Palatino Linotype"/>
          <w:sz w:val="20"/>
          <w:szCs w:val="20"/>
          <w:lang w:val="pt-BR"/>
        </w:rPr>
        <w:t xml:space="preserve">esde </w:t>
      </w:r>
      <w:r w:rsidRPr="005129A9">
        <w:rPr>
          <w:rFonts w:ascii="Palatino Linotype" w:hAnsi="Palatino Linotype"/>
          <w:sz w:val="20"/>
          <w:szCs w:val="20"/>
          <w:lang w:val="pt-BR"/>
        </w:rPr>
        <w:t xml:space="preserve">a </w:t>
      </w:r>
      <w:r>
        <w:rPr>
          <w:rFonts w:ascii="Palatino Linotype" w:hAnsi="Palatino Linotype"/>
          <w:sz w:val="20"/>
          <w:szCs w:val="20"/>
          <w:lang w:val="pt-BR"/>
        </w:rPr>
        <w:t>invenção</w:t>
      </w:r>
      <w:r w:rsidRPr="005129A9">
        <w:rPr>
          <w:rFonts w:ascii="Palatino Linotype" w:hAnsi="Palatino Linotype"/>
          <w:sz w:val="20"/>
          <w:szCs w:val="20"/>
          <w:lang w:val="pt-BR"/>
        </w:rPr>
        <w:t xml:space="preserve"> dos </w:t>
      </w:r>
      <w:r>
        <w:rPr>
          <w:rFonts w:ascii="Palatino Linotype" w:hAnsi="Palatino Linotype"/>
          <w:sz w:val="20"/>
          <w:szCs w:val="20"/>
          <w:lang w:val="pt-BR"/>
        </w:rPr>
        <w:t>primeiros equipamentos de raios X</w:t>
      </w:r>
      <w:r w:rsidRPr="005129A9">
        <w:rPr>
          <w:rFonts w:ascii="Palatino Linotype" w:hAnsi="Palatino Linotype"/>
          <w:sz w:val="20"/>
          <w:szCs w:val="20"/>
          <w:lang w:val="pt-BR"/>
        </w:rPr>
        <w:t xml:space="preserve"> </w:t>
      </w:r>
      <w:r>
        <w:rPr>
          <w:rFonts w:ascii="Palatino Linotype" w:hAnsi="Palatino Linotype"/>
          <w:sz w:val="20"/>
          <w:szCs w:val="20"/>
          <w:lang w:val="pt-BR"/>
        </w:rPr>
        <w:t xml:space="preserve">na virada do século XIX </w:t>
      </w:r>
      <w:r w:rsidRPr="005129A9">
        <w:rPr>
          <w:rFonts w:ascii="Palatino Linotype" w:hAnsi="Palatino Linotype"/>
          <w:sz w:val="20"/>
          <w:szCs w:val="20"/>
          <w:lang w:val="pt-BR"/>
        </w:rPr>
        <w:t xml:space="preserve">até os </w:t>
      </w:r>
      <w:r w:rsidRPr="00B3290E">
        <w:rPr>
          <w:rFonts w:ascii="Palatino Linotype" w:hAnsi="Palatino Linotype"/>
          <w:sz w:val="20"/>
          <w:szCs w:val="20"/>
          <w:lang w:val="pt-BR"/>
        </w:rPr>
        <w:t xml:space="preserve">dias de hoje, </w:t>
      </w:r>
      <w:r w:rsidR="00B3290E" w:rsidRPr="00B3290E">
        <w:rPr>
          <w:rFonts w:ascii="Palatino Linotype" w:hAnsi="Palatino Linotype"/>
          <w:sz w:val="20"/>
          <w:szCs w:val="20"/>
          <w:lang w:val="pt-BR"/>
        </w:rPr>
        <w:t>onde</w:t>
      </w:r>
      <w:r w:rsidR="00EB1DBD" w:rsidRPr="00B3290E">
        <w:rPr>
          <w:rFonts w:ascii="Palatino Linotype" w:hAnsi="Palatino Linotype"/>
          <w:sz w:val="20"/>
          <w:szCs w:val="20"/>
          <w:lang w:val="pt-BR"/>
        </w:rPr>
        <w:t xml:space="preserve"> </w:t>
      </w:r>
      <w:r w:rsidR="00092858">
        <w:rPr>
          <w:rFonts w:ascii="Palatino Linotype" w:hAnsi="Palatino Linotype"/>
          <w:sz w:val="20"/>
          <w:szCs w:val="20"/>
          <w:lang w:val="pt-BR"/>
        </w:rPr>
        <w:t xml:space="preserve">modernas </w:t>
      </w:r>
      <w:r w:rsidR="00EB1DBD" w:rsidRPr="00B3290E">
        <w:rPr>
          <w:rFonts w:ascii="Palatino Linotype" w:hAnsi="Palatino Linotype"/>
          <w:sz w:val="20"/>
          <w:szCs w:val="20"/>
          <w:lang w:val="pt-BR"/>
        </w:rPr>
        <w:t>máquinas de ressonância magnética</w:t>
      </w:r>
      <w:r w:rsidR="00B3290E" w:rsidRPr="00B3290E">
        <w:rPr>
          <w:rFonts w:ascii="Palatino Linotype" w:hAnsi="Palatino Linotype"/>
          <w:sz w:val="20"/>
          <w:szCs w:val="20"/>
          <w:lang w:val="pt-BR"/>
        </w:rPr>
        <w:t xml:space="preserve"> são capazes de gerar imagens tridimensionais dinâmicas de órgãos e retratar o funcionamento cerebral</w:t>
      </w:r>
      <w:r w:rsidR="000B18B9">
        <w:rPr>
          <w:rFonts w:ascii="Palatino Linotype" w:hAnsi="Palatino Linotype"/>
          <w:sz w:val="20"/>
          <w:szCs w:val="20"/>
          <w:lang w:val="pt-BR"/>
        </w:rPr>
        <w:t xml:space="preserve"> em tempo real</w:t>
      </w:r>
      <w:r w:rsidR="00B3290E" w:rsidRPr="00B3290E">
        <w:rPr>
          <w:rFonts w:ascii="Palatino Linotype" w:hAnsi="Palatino Linotype"/>
          <w:sz w:val="20"/>
          <w:szCs w:val="20"/>
          <w:lang w:val="pt-BR"/>
        </w:rPr>
        <w:t>,</w:t>
      </w:r>
      <w:r w:rsidR="00EB1DBD" w:rsidRPr="00B3290E">
        <w:rPr>
          <w:rFonts w:ascii="Palatino Linotype" w:hAnsi="Palatino Linotype"/>
          <w:sz w:val="20"/>
          <w:szCs w:val="20"/>
          <w:lang w:val="pt-BR"/>
        </w:rPr>
        <w:t xml:space="preserve"> </w:t>
      </w:r>
      <w:r w:rsidRPr="00B3290E">
        <w:rPr>
          <w:rFonts w:ascii="Palatino Linotype" w:hAnsi="Palatino Linotype"/>
          <w:sz w:val="20"/>
          <w:szCs w:val="20"/>
          <w:lang w:val="pt-BR"/>
        </w:rPr>
        <w:t xml:space="preserve">a tecnologia diagnóstica por imagem </w:t>
      </w:r>
      <w:r w:rsidR="00B3290E" w:rsidRPr="00B3290E">
        <w:rPr>
          <w:rFonts w:ascii="Palatino Linotype" w:hAnsi="Palatino Linotype"/>
          <w:sz w:val="20"/>
          <w:szCs w:val="20"/>
          <w:lang w:val="pt-BR"/>
        </w:rPr>
        <w:t xml:space="preserve">tem </w:t>
      </w:r>
      <w:r w:rsidR="000B18B9">
        <w:rPr>
          <w:rFonts w:ascii="Palatino Linotype" w:hAnsi="Palatino Linotype"/>
          <w:sz w:val="20"/>
          <w:szCs w:val="20"/>
          <w:lang w:val="pt-BR"/>
        </w:rPr>
        <w:t>revolucionado</w:t>
      </w:r>
      <w:r w:rsidRPr="00B3290E">
        <w:rPr>
          <w:rFonts w:ascii="Palatino Linotype" w:hAnsi="Palatino Linotype"/>
          <w:sz w:val="20"/>
          <w:szCs w:val="20"/>
          <w:lang w:val="pt-BR"/>
        </w:rPr>
        <w:t xml:space="preserve"> a </w:t>
      </w:r>
      <w:r w:rsidR="00B3290E" w:rsidRPr="00B3290E">
        <w:rPr>
          <w:rFonts w:ascii="Palatino Linotype" w:hAnsi="Palatino Linotype"/>
          <w:sz w:val="20"/>
          <w:szCs w:val="20"/>
          <w:lang w:val="pt-BR"/>
        </w:rPr>
        <w:t>prática clínica.</w:t>
      </w:r>
      <w:r>
        <w:rPr>
          <w:rFonts w:ascii="Palatino Linotype" w:hAnsi="Palatino Linotype"/>
          <w:sz w:val="20"/>
          <w:szCs w:val="20"/>
          <w:lang w:val="pt-BR"/>
        </w:rPr>
        <w:t xml:space="preserve"> </w:t>
      </w:r>
    </w:p>
    <w:p w14:paraId="27BF2E8A" w14:textId="2E7E9322" w:rsidR="00FF5076" w:rsidRDefault="00873EF4" w:rsidP="00EA3D27">
      <w:pPr>
        <w:pStyle w:val="ListParagraph"/>
        <w:spacing w:after="120" w:line="276" w:lineRule="auto"/>
        <w:ind w:left="0" w:firstLine="720"/>
        <w:contextualSpacing w:val="0"/>
        <w:jc w:val="both"/>
        <w:rPr>
          <w:rFonts w:ascii="Palatino Linotype" w:hAnsi="Palatino Linotype"/>
          <w:sz w:val="20"/>
          <w:szCs w:val="20"/>
          <w:lang w:val="pt-BR"/>
        </w:rPr>
      </w:pPr>
      <w:r>
        <w:rPr>
          <w:rFonts w:ascii="Palatino Linotype" w:hAnsi="Palatino Linotype"/>
          <w:sz w:val="20"/>
          <w:szCs w:val="20"/>
          <w:lang w:val="pt-BR"/>
        </w:rPr>
        <w:t>Com</w:t>
      </w:r>
      <w:r w:rsidR="00FF5076">
        <w:rPr>
          <w:rFonts w:ascii="Palatino Linotype" w:hAnsi="Palatino Linotype"/>
          <w:sz w:val="20"/>
          <w:szCs w:val="20"/>
          <w:lang w:val="pt-BR"/>
        </w:rPr>
        <w:t xml:space="preserve"> a popularização </w:t>
      </w:r>
      <w:r>
        <w:rPr>
          <w:rFonts w:ascii="Palatino Linotype" w:hAnsi="Palatino Linotype"/>
          <w:sz w:val="20"/>
          <w:szCs w:val="20"/>
          <w:lang w:val="pt-BR"/>
        </w:rPr>
        <w:t>dos exames baseados em</w:t>
      </w:r>
      <w:r w:rsidR="00FF5076">
        <w:rPr>
          <w:rFonts w:ascii="Palatino Linotype" w:hAnsi="Palatino Linotype"/>
          <w:sz w:val="20"/>
          <w:szCs w:val="20"/>
          <w:lang w:val="pt-BR"/>
        </w:rPr>
        <w:t xml:space="preserve"> imagem, </w:t>
      </w:r>
      <w:r>
        <w:rPr>
          <w:rFonts w:ascii="Palatino Linotype" w:hAnsi="Palatino Linotype"/>
          <w:sz w:val="20"/>
          <w:szCs w:val="20"/>
          <w:lang w:val="pt-BR"/>
        </w:rPr>
        <w:t xml:space="preserve">atualmente </w:t>
      </w:r>
      <w:r w:rsidR="00FF5076">
        <w:rPr>
          <w:rFonts w:ascii="Palatino Linotype" w:hAnsi="Palatino Linotype"/>
          <w:sz w:val="20"/>
          <w:szCs w:val="20"/>
          <w:lang w:val="pt-BR"/>
        </w:rPr>
        <w:t xml:space="preserve">mais sensíveis e </w:t>
      </w:r>
      <w:r>
        <w:rPr>
          <w:rFonts w:ascii="Palatino Linotype" w:hAnsi="Palatino Linotype"/>
          <w:sz w:val="20"/>
          <w:szCs w:val="20"/>
          <w:lang w:val="pt-BR"/>
        </w:rPr>
        <w:t>robustos</w:t>
      </w:r>
      <w:r w:rsidR="00FF5076">
        <w:rPr>
          <w:rFonts w:ascii="Palatino Linotype" w:hAnsi="Palatino Linotype"/>
          <w:sz w:val="20"/>
          <w:szCs w:val="20"/>
          <w:lang w:val="pt-BR"/>
        </w:rPr>
        <w:t xml:space="preserve">, uma vasta quantidade de informações </w:t>
      </w:r>
      <w:r>
        <w:rPr>
          <w:rFonts w:ascii="Palatino Linotype" w:hAnsi="Palatino Linotype"/>
          <w:sz w:val="20"/>
          <w:szCs w:val="20"/>
          <w:lang w:val="pt-BR"/>
        </w:rPr>
        <w:t>é</w:t>
      </w:r>
      <w:r w:rsidR="00FF5076">
        <w:rPr>
          <w:rFonts w:ascii="Palatino Linotype" w:hAnsi="Palatino Linotype"/>
          <w:sz w:val="20"/>
          <w:szCs w:val="20"/>
          <w:lang w:val="pt-BR"/>
        </w:rPr>
        <w:t xml:space="preserve"> produzida diariamente</w:t>
      </w:r>
      <w:r w:rsidR="001A5431">
        <w:rPr>
          <w:rFonts w:ascii="Palatino Linotype" w:hAnsi="Palatino Linotype"/>
          <w:sz w:val="20"/>
          <w:szCs w:val="20"/>
          <w:lang w:val="pt-BR"/>
        </w:rPr>
        <w:t xml:space="preserve"> ao redor do mundo</w:t>
      </w:r>
      <w:r w:rsidR="00FF5076">
        <w:rPr>
          <w:rFonts w:ascii="Palatino Linotype" w:hAnsi="Palatino Linotype"/>
          <w:sz w:val="20"/>
          <w:szCs w:val="20"/>
          <w:lang w:val="pt-BR"/>
        </w:rPr>
        <w:t xml:space="preserve">. A análise desta </w:t>
      </w:r>
      <w:r w:rsidR="00EB1DBD">
        <w:rPr>
          <w:rFonts w:ascii="Palatino Linotype" w:hAnsi="Palatino Linotype"/>
          <w:sz w:val="20"/>
          <w:szCs w:val="20"/>
          <w:lang w:val="pt-BR"/>
        </w:rPr>
        <w:t>grande</w:t>
      </w:r>
      <w:r w:rsidR="00FF5076">
        <w:rPr>
          <w:rFonts w:ascii="Palatino Linotype" w:hAnsi="Palatino Linotype"/>
          <w:sz w:val="20"/>
          <w:szCs w:val="20"/>
          <w:lang w:val="pt-BR"/>
        </w:rPr>
        <w:t xml:space="preserve"> quantidade de </w:t>
      </w:r>
      <w:r w:rsidR="00EB1DBD">
        <w:rPr>
          <w:rFonts w:ascii="Palatino Linotype" w:hAnsi="Palatino Linotype"/>
          <w:sz w:val="20"/>
          <w:szCs w:val="20"/>
          <w:lang w:val="pt-BR"/>
        </w:rPr>
        <w:t>dados</w:t>
      </w:r>
      <w:r w:rsidR="00FF5076">
        <w:rPr>
          <w:rFonts w:ascii="Palatino Linotype" w:hAnsi="Palatino Linotype"/>
          <w:sz w:val="20"/>
          <w:szCs w:val="20"/>
          <w:lang w:val="pt-BR"/>
        </w:rPr>
        <w:t xml:space="preserve"> tem </w:t>
      </w:r>
      <w:r>
        <w:rPr>
          <w:rFonts w:ascii="Palatino Linotype" w:hAnsi="Palatino Linotype"/>
          <w:sz w:val="20"/>
          <w:szCs w:val="20"/>
          <w:lang w:val="pt-BR"/>
        </w:rPr>
        <w:t xml:space="preserve">indubitavelmente </w:t>
      </w:r>
      <w:r w:rsidR="00FF5076">
        <w:rPr>
          <w:rFonts w:ascii="Palatino Linotype" w:hAnsi="Palatino Linotype"/>
          <w:sz w:val="20"/>
          <w:szCs w:val="20"/>
          <w:lang w:val="pt-BR"/>
        </w:rPr>
        <w:t>o potencial</w:t>
      </w:r>
      <w:r>
        <w:rPr>
          <w:rFonts w:ascii="Palatino Linotype" w:hAnsi="Palatino Linotype"/>
          <w:sz w:val="20"/>
          <w:szCs w:val="20"/>
          <w:lang w:val="pt-BR"/>
        </w:rPr>
        <w:t xml:space="preserve"> de revelar o estado de saúde das</w:t>
      </w:r>
      <w:r w:rsidR="00FF5076">
        <w:rPr>
          <w:rFonts w:ascii="Palatino Linotype" w:hAnsi="Palatino Linotype"/>
          <w:sz w:val="20"/>
          <w:szCs w:val="20"/>
          <w:lang w:val="pt-BR"/>
        </w:rPr>
        <w:t xml:space="preserve"> populações </w:t>
      </w:r>
      <w:r>
        <w:rPr>
          <w:rFonts w:ascii="Palatino Linotype" w:hAnsi="Palatino Linotype"/>
          <w:sz w:val="20"/>
          <w:szCs w:val="20"/>
          <w:lang w:val="pt-BR"/>
        </w:rPr>
        <w:t>examinadas</w:t>
      </w:r>
      <w:r w:rsidR="00FF5076">
        <w:rPr>
          <w:rFonts w:ascii="Palatino Linotype" w:hAnsi="Palatino Linotype"/>
          <w:sz w:val="20"/>
          <w:szCs w:val="20"/>
          <w:lang w:val="pt-BR"/>
        </w:rPr>
        <w:t>. Contudo, mesmo com desenvolvimentos tecnológicos</w:t>
      </w:r>
      <w:r w:rsidR="001A5431">
        <w:rPr>
          <w:rFonts w:ascii="Palatino Linotype" w:hAnsi="Palatino Linotype"/>
          <w:sz w:val="20"/>
          <w:szCs w:val="20"/>
          <w:lang w:val="pt-BR"/>
        </w:rPr>
        <w:t xml:space="preserve"> recentes</w:t>
      </w:r>
      <w:r w:rsidR="00FF5076">
        <w:rPr>
          <w:rFonts w:ascii="Palatino Linotype" w:hAnsi="Palatino Linotype"/>
          <w:sz w:val="20"/>
          <w:szCs w:val="20"/>
          <w:lang w:val="pt-BR"/>
        </w:rPr>
        <w:t xml:space="preserve">, como a computação móvel e a computação em nuvem, a grande variabilidade destes dados, que podem </w:t>
      </w:r>
      <w:r w:rsidR="001A5431">
        <w:rPr>
          <w:rFonts w:ascii="Palatino Linotype" w:hAnsi="Palatino Linotype"/>
          <w:sz w:val="20"/>
          <w:szCs w:val="20"/>
          <w:lang w:val="pt-BR"/>
        </w:rPr>
        <w:t>ter</w:t>
      </w:r>
      <w:r w:rsidR="00FF5076">
        <w:rPr>
          <w:rFonts w:ascii="Palatino Linotype" w:hAnsi="Palatino Linotype"/>
          <w:sz w:val="20"/>
          <w:szCs w:val="20"/>
          <w:lang w:val="pt-BR"/>
        </w:rPr>
        <w:t xml:space="preserve"> origem </w:t>
      </w:r>
      <w:r w:rsidR="001A5431">
        <w:rPr>
          <w:rFonts w:ascii="Palatino Linotype" w:hAnsi="Palatino Linotype"/>
          <w:sz w:val="20"/>
          <w:szCs w:val="20"/>
          <w:lang w:val="pt-BR"/>
        </w:rPr>
        <w:t xml:space="preserve">anatômica, </w:t>
      </w:r>
      <w:r w:rsidR="00FF5076">
        <w:rPr>
          <w:rFonts w:ascii="Palatino Linotype" w:hAnsi="Palatino Linotype"/>
          <w:sz w:val="20"/>
          <w:szCs w:val="20"/>
          <w:lang w:val="pt-BR"/>
        </w:rPr>
        <w:t>fis</w:t>
      </w:r>
      <w:r w:rsidR="001A5431">
        <w:rPr>
          <w:rFonts w:ascii="Palatino Linotype" w:hAnsi="Palatino Linotype"/>
          <w:sz w:val="20"/>
          <w:szCs w:val="20"/>
          <w:lang w:val="pt-BR"/>
        </w:rPr>
        <w:t>iológica, metabólica, genética ou mesmo</w:t>
      </w:r>
      <w:r w:rsidR="00FF5076">
        <w:rPr>
          <w:rFonts w:ascii="Palatino Linotype" w:hAnsi="Palatino Linotype"/>
          <w:sz w:val="20"/>
          <w:szCs w:val="20"/>
          <w:lang w:val="pt-BR"/>
        </w:rPr>
        <w:t xml:space="preserve"> demográfica, torna </w:t>
      </w:r>
      <w:r w:rsidR="001A5431">
        <w:rPr>
          <w:rFonts w:ascii="Palatino Linotype" w:hAnsi="Palatino Linotype"/>
          <w:sz w:val="20"/>
          <w:szCs w:val="20"/>
          <w:lang w:val="pt-BR"/>
        </w:rPr>
        <w:t>esta</w:t>
      </w:r>
      <w:r w:rsidR="00FF5076">
        <w:rPr>
          <w:rFonts w:ascii="Palatino Linotype" w:hAnsi="Palatino Linotype"/>
          <w:sz w:val="20"/>
          <w:szCs w:val="20"/>
          <w:lang w:val="pt-BR"/>
        </w:rPr>
        <w:t xml:space="preserve"> tarefa algo </w:t>
      </w:r>
      <w:r w:rsidR="001A5431">
        <w:rPr>
          <w:rFonts w:ascii="Palatino Linotype" w:hAnsi="Palatino Linotype"/>
          <w:sz w:val="20"/>
          <w:szCs w:val="20"/>
          <w:lang w:val="pt-BR"/>
        </w:rPr>
        <w:t>verdadeiramente</w:t>
      </w:r>
      <w:r w:rsidR="00FF5076">
        <w:rPr>
          <w:rFonts w:ascii="Palatino Linotype" w:hAnsi="Palatino Linotype"/>
          <w:sz w:val="20"/>
          <w:szCs w:val="20"/>
          <w:lang w:val="pt-BR"/>
        </w:rPr>
        <w:t xml:space="preserve"> desafiador. Este tem sido cerne da minha pesquisa, ou seja, o desenvolvimento de metodologias de processamento e análise de informações médicas </w:t>
      </w:r>
      <w:r w:rsidR="003C62BD">
        <w:rPr>
          <w:rFonts w:ascii="Palatino Linotype" w:hAnsi="Palatino Linotype"/>
          <w:sz w:val="20"/>
          <w:szCs w:val="20"/>
          <w:lang w:val="pt-BR"/>
        </w:rPr>
        <w:t>no</w:t>
      </w:r>
      <w:r w:rsidR="00FF5076">
        <w:rPr>
          <w:rFonts w:ascii="Palatino Linotype" w:hAnsi="Palatino Linotype"/>
          <w:sz w:val="20"/>
          <w:szCs w:val="20"/>
          <w:lang w:val="pt-BR"/>
        </w:rPr>
        <w:t xml:space="preserve"> </w:t>
      </w:r>
      <w:r w:rsidR="003C62BD">
        <w:rPr>
          <w:rFonts w:ascii="Palatino Linotype" w:hAnsi="Palatino Linotype"/>
          <w:sz w:val="20"/>
          <w:szCs w:val="20"/>
          <w:lang w:val="pt-BR"/>
        </w:rPr>
        <w:t>auxílio d</w:t>
      </w:r>
      <w:r w:rsidR="001A5431">
        <w:rPr>
          <w:rFonts w:ascii="Palatino Linotype" w:hAnsi="Palatino Linotype"/>
          <w:sz w:val="20"/>
          <w:szCs w:val="20"/>
          <w:lang w:val="pt-BR"/>
        </w:rPr>
        <w:t xml:space="preserve">a detecção, </w:t>
      </w:r>
      <w:r w:rsidR="00FF5076">
        <w:rPr>
          <w:rFonts w:ascii="Palatino Linotype" w:hAnsi="Palatino Linotype"/>
          <w:sz w:val="20"/>
          <w:szCs w:val="20"/>
          <w:lang w:val="pt-BR"/>
        </w:rPr>
        <w:t xml:space="preserve">diagnóstico </w:t>
      </w:r>
      <w:r w:rsidR="001A5431">
        <w:rPr>
          <w:rFonts w:ascii="Palatino Linotype" w:hAnsi="Palatino Linotype"/>
          <w:sz w:val="20"/>
          <w:szCs w:val="20"/>
          <w:lang w:val="pt-BR"/>
        </w:rPr>
        <w:t xml:space="preserve">e tratamento </w:t>
      </w:r>
      <w:r w:rsidR="00FF5076">
        <w:rPr>
          <w:rFonts w:ascii="Palatino Linotype" w:hAnsi="Palatino Linotype"/>
          <w:sz w:val="20"/>
          <w:szCs w:val="20"/>
          <w:lang w:val="pt-BR"/>
        </w:rPr>
        <w:t xml:space="preserve">de doenças. Enquanto no início da minha carreira, </w:t>
      </w:r>
      <w:r w:rsidR="001A5431">
        <w:rPr>
          <w:rFonts w:ascii="Palatino Linotype" w:hAnsi="Palatino Linotype"/>
          <w:sz w:val="20"/>
          <w:szCs w:val="20"/>
          <w:lang w:val="pt-BR"/>
        </w:rPr>
        <w:t>dispensei maior atenção</w:t>
      </w:r>
      <w:r w:rsidR="00FF5076">
        <w:rPr>
          <w:rFonts w:ascii="Palatino Linotype" w:hAnsi="Palatino Linotype"/>
          <w:sz w:val="20"/>
          <w:szCs w:val="20"/>
          <w:lang w:val="pt-BR"/>
        </w:rPr>
        <w:t xml:space="preserve"> à análise de imagens</w:t>
      </w:r>
      <w:r w:rsidR="001A5431">
        <w:rPr>
          <w:rFonts w:ascii="Palatino Linotype" w:hAnsi="Palatino Linotype"/>
          <w:sz w:val="20"/>
          <w:szCs w:val="20"/>
          <w:lang w:val="pt-BR"/>
        </w:rPr>
        <w:t xml:space="preserve"> tomográficas</w:t>
      </w:r>
      <w:r w:rsidR="003C62BD">
        <w:rPr>
          <w:rFonts w:ascii="Palatino Linotype" w:hAnsi="Palatino Linotype"/>
          <w:sz w:val="20"/>
          <w:szCs w:val="20"/>
          <w:lang w:val="pt-BR"/>
        </w:rPr>
        <w:t>, mais recentemente,</w:t>
      </w:r>
      <w:r w:rsidR="001A5431">
        <w:rPr>
          <w:rFonts w:ascii="Palatino Linotype" w:hAnsi="Palatino Linotype"/>
          <w:sz w:val="20"/>
          <w:szCs w:val="20"/>
          <w:lang w:val="pt-BR"/>
        </w:rPr>
        <w:t xml:space="preserve"> tenho trabalhando com </w:t>
      </w:r>
      <w:r w:rsidR="00FF5076">
        <w:rPr>
          <w:rFonts w:ascii="Palatino Linotype" w:hAnsi="Palatino Linotype"/>
          <w:sz w:val="20"/>
          <w:szCs w:val="20"/>
          <w:lang w:val="pt-BR"/>
        </w:rPr>
        <w:t xml:space="preserve">informações de diferentes naturezas, </w:t>
      </w:r>
      <w:r w:rsidR="001A5431">
        <w:rPr>
          <w:rFonts w:ascii="Palatino Linotype" w:hAnsi="Palatino Linotype"/>
          <w:sz w:val="20"/>
          <w:szCs w:val="20"/>
          <w:lang w:val="pt-BR"/>
        </w:rPr>
        <w:t xml:space="preserve">desde </w:t>
      </w:r>
      <w:r w:rsidR="003C62BD">
        <w:rPr>
          <w:rFonts w:ascii="Palatino Linotype" w:hAnsi="Palatino Linotype"/>
          <w:sz w:val="20"/>
          <w:szCs w:val="20"/>
          <w:lang w:val="pt-BR"/>
        </w:rPr>
        <w:t xml:space="preserve">informações genéticas até textos </w:t>
      </w:r>
      <w:r w:rsidR="00092858">
        <w:rPr>
          <w:rFonts w:ascii="Palatino Linotype" w:hAnsi="Palatino Linotype"/>
          <w:sz w:val="20"/>
          <w:szCs w:val="20"/>
          <w:lang w:val="pt-BR"/>
        </w:rPr>
        <w:t>não estruturados</w:t>
      </w:r>
      <w:r w:rsidR="003C62BD">
        <w:rPr>
          <w:rFonts w:ascii="Palatino Linotype" w:hAnsi="Palatino Linotype"/>
          <w:sz w:val="20"/>
          <w:szCs w:val="20"/>
          <w:lang w:val="pt-BR"/>
        </w:rPr>
        <w:t xml:space="preserve"> de laudos de exames.</w:t>
      </w:r>
      <w:r w:rsidR="00FF5076">
        <w:rPr>
          <w:rFonts w:ascii="Palatino Linotype" w:hAnsi="Palatino Linotype"/>
          <w:sz w:val="20"/>
          <w:szCs w:val="20"/>
          <w:lang w:val="pt-BR"/>
        </w:rPr>
        <w:t xml:space="preserve"> </w:t>
      </w:r>
      <w:r w:rsidR="003C62BD">
        <w:rPr>
          <w:rFonts w:ascii="Palatino Linotype" w:hAnsi="Palatino Linotype"/>
          <w:sz w:val="20"/>
          <w:szCs w:val="20"/>
          <w:lang w:val="pt-BR"/>
        </w:rPr>
        <w:t>Esta oportunidade tem sido possível através da supervisão de projetos de alunos de pós-graduação, e de colaborações com instituições de saúde, nacionais e internacionais.</w:t>
      </w:r>
    </w:p>
    <w:p w14:paraId="28C55B40" w14:textId="77777777" w:rsidR="008133AD" w:rsidRDefault="00FF5076" w:rsidP="00BC403B">
      <w:pPr>
        <w:pStyle w:val="ListParagraph"/>
        <w:spacing w:after="240" w:line="276" w:lineRule="auto"/>
        <w:ind w:left="0" w:firstLine="431"/>
        <w:contextualSpacing w:val="0"/>
        <w:jc w:val="both"/>
        <w:rPr>
          <w:ins w:id="8" w:author="Choukri Mekkaoui" w:date="2016-08-29T15:46:00Z"/>
          <w:rFonts w:ascii="Palatino Linotype" w:hAnsi="Palatino Linotype"/>
          <w:sz w:val="20"/>
          <w:szCs w:val="20"/>
          <w:lang w:val="pt-BR"/>
        </w:rPr>
      </w:pPr>
      <w:r>
        <w:rPr>
          <w:rFonts w:ascii="Palatino Linotype" w:hAnsi="Palatino Linotype"/>
          <w:sz w:val="20"/>
          <w:szCs w:val="20"/>
          <w:lang w:val="pt-BR"/>
        </w:rPr>
        <w:t xml:space="preserve">A seguir, </w:t>
      </w:r>
      <w:r w:rsidR="00072EAB">
        <w:rPr>
          <w:rFonts w:ascii="Palatino Linotype" w:hAnsi="Palatino Linotype"/>
          <w:sz w:val="20"/>
          <w:szCs w:val="20"/>
          <w:lang w:val="pt-BR"/>
        </w:rPr>
        <w:t xml:space="preserve">inicialmente </w:t>
      </w:r>
      <w:r w:rsidR="00643274">
        <w:rPr>
          <w:rFonts w:ascii="Palatino Linotype" w:hAnsi="Palatino Linotype"/>
          <w:sz w:val="20"/>
          <w:szCs w:val="20"/>
          <w:lang w:val="pt-BR"/>
        </w:rPr>
        <w:t>traçarei</w:t>
      </w:r>
      <w:r>
        <w:rPr>
          <w:rFonts w:ascii="Palatino Linotype" w:hAnsi="Palatino Linotype"/>
          <w:sz w:val="20"/>
          <w:szCs w:val="20"/>
          <w:lang w:val="pt-BR"/>
        </w:rPr>
        <w:t xml:space="preserve"> </w:t>
      </w:r>
      <w:r w:rsidR="00072EAB">
        <w:rPr>
          <w:rFonts w:ascii="Palatino Linotype" w:hAnsi="Palatino Linotype"/>
          <w:sz w:val="20"/>
          <w:szCs w:val="20"/>
          <w:lang w:val="pt-BR"/>
        </w:rPr>
        <w:t>um panorama da</w:t>
      </w:r>
      <w:r>
        <w:rPr>
          <w:rFonts w:ascii="Palatino Linotype" w:hAnsi="Palatino Linotype"/>
          <w:sz w:val="20"/>
          <w:szCs w:val="20"/>
          <w:lang w:val="pt-BR"/>
        </w:rPr>
        <w:t xml:space="preserve"> minha </w:t>
      </w:r>
      <w:r w:rsidR="00072EAB">
        <w:rPr>
          <w:rFonts w:ascii="Palatino Linotype" w:hAnsi="Palatino Linotype"/>
          <w:sz w:val="20"/>
          <w:szCs w:val="20"/>
          <w:lang w:val="pt-BR"/>
        </w:rPr>
        <w:t>linha</w:t>
      </w:r>
      <w:r>
        <w:rPr>
          <w:rFonts w:ascii="Palatino Linotype" w:hAnsi="Palatino Linotype"/>
          <w:sz w:val="20"/>
          <w:szCs w:val="20"/>
          <w:lang w:val="pt-BR"/>
        </w:rPr>
        <w:t xml:space="preserve"> </w:t>
      </w:r>
      <w:r w:rsidR="00072EAB">
        <w:rPr>
          <w:rFonts w:ascii="Palatino Linotype" w:hAnsi="Palatino Linotype"/>
          <w:sz w:val="20"/>
          <w:szCs w:val="20"/>
          <w:lang w:val="pt-BR"/>
        </w:rPr>
        <w:t>de</w:t>
      </w:r>
      <w:r>
        <w:rPr>
          <w:rFonts w:ascii="Palatino Linotype" w:hAnsi="Palatino Linotype"/>
          <w:sz w:val="20"/>
          <w:szCs w:val="20"/>
          <w:lang w:val="pt-BR"/>
        </w:rPr>
        <w:t xml:space="preserve"> pesquisa, situando-a como parte de uma disciplina </w:t>
      </w:r>
      <w:r w:rsidR="00214E3A">
        <w:rPr>
          <w:rFonts w:ascii="Palatino Linotype" w:hAnsi="Palatino Linotype"/>
          <w:sz w:val="20"/>
          <w:szCs w:val="20"/>
          <w:lang w:val="pt-BR"/>
        </w:rPr>
        <w:t>emergente</w:t>
      </w:r>
      <w:r>
        <w:rPr>
          <w:rFonts w:ascii="Palatino Linotype" w:hAnsi="Palatino Linotype"/>
          <w:sz w:val="20"/>
          <w:szCs w:val="20"/>
          <w:lang w:val="pt-BR"/>
        </w:rPr>
        <w:t xml:space="preserve">, a medicina computacional. </w:t>
      </w:r>
      <w:r w:rsidR="00214E3A">
        <w:rPr>
          <w:rFonts w:ascii="Palatino Linotype" w:hAnsi="Palatino Linotype"/>
          <w:sz w:val="20"/>
          <w:szCs w:val="20"/>
          <w:lang w:val="pt-BR"/>
        </w:rPr>
        <w:t xml:space="preserve">Esta área de </w:t>
      </w:r>
      <w:r w:rsidR="00643274">
        <w:rPr>
          <w:rFonts w:ascii="Palatino Linotype" w:hAnsi="Palatino Linotype"/>
          <w:sz w:val="20"/>
          <w:szCs w:val="20"/>
          <w:lang w:val="pt-BR"/>
        </w:rPr>
        <w:t>concentração de natureza</w:t>
      </w:r>
      <w:r w:rsidR="00214E3A">
        <w:rPr>
          <w:rFonts w:ascii="Palatino Linotype" w:hAnsi="Palatino Linotype"/>
          <w:sz w:val="20"/>
          <w:szCs w:val="20"/>
          <w:lang w:val="pt-BR"/>
        </w:rPr>
        <w:t xml:space="preserve"> multidisciplinar</w:t>
      </w:r>
      <w:r>
        <w:rPr>
          <w:rFonts w:ascii="Palatino Linotype" w:hAnsi="Palatino Linotype"/>
          <w:sz w:val="20"/>
          <w:szCs w:val="20"/>
          <w:lang w:val="pt-BR"/>
        </w:rPr>
        <w:t xml:space="preserve"> reúne profissionais </w:t>
      </w:r>
      <w:r w:rsidR="00CE6D45">
        <w:rPr>
          <w:rFonts w:ascii="Palatino Linotype" w:hAnsi="Palatino Linotype"/>
          <w:sz w:val="20"/>
          <w:szCs w:val="20"/>
          <w:lang w:val="pt-BR"/>
        </w:rPr>
        <w:t>de</w:t>
      </w:r>
      <w:r>
        <w:rPr>
          <w:rFonts w:ascii="Palatino Linotype" w:hAnsi="Palatino Linotype"/>
          <w:sz w:val="20"/>
          <w:szCs w:val="20"/>
          <w:lang w:val="pt-BR"/>
        </w:rPr>
        <w:t xml:space="preserve"> </w:t>
      </w:r>
      <w:r w:rsidR="00CE6D45">
        <w:rPr>
          <w:rFonts w:ascii="Palatino Linotype" w:hAnsi="Palatino Linotype"/>
          <w:sz w:val="20"/>
          <w:szCs w:val="20"/>
          <w:lang w:val="pt-BR"/>
        </w:rPr>
        <w:t>ciências exatas e biológicas visando o desenvolvimento da saúde humana</w:t>
      </w:r>
      <w:r w:rsidR="00643274">
        <w:rPr>
          <w:rFonts w:ascii="Palatino Linotype" w:hAnsi="Palatino Linotype"/>
          <w:sz w:val="20"/>
          <w:szCs w:val="20"/>
          <w:lang w:val="pt-BR"/>
        </w:rPr>
        <w:t>.</w:t>
      </w:r>
      <w:r w:rsidR="00CE6D45">
        <w:rPr>
          <w:rFonts w:ascii="Palatino Linotype" w:hAnsi="Palatino Linotype"/>
          <w:sz w:val="20"/>
          <w:szCs w:val="20"/>
          <w:lang w:val="pt-BR"/>
        </w:rPr>
        <w:t xml:space="preserve"> Em seguida, farei um apan</w:t>
      </w:r>
      <w:r w:rsidR="00092858">
        <w:rPr>
          <w:rFonts w:ascii="Palatino Linotype" w:hAnsi="Palatino Linotype"/>
          <w:sz w:val="20"/>
          <w:szCs w:val="20"/>
          <w:lang w:val="pt-BR"/>
        </w:rPr>
        <w:t>hado da minha atuação em saúde</w:t>
      </w:r>
      <w:r w:rsidR="00CE6D45">
        <w:rPr>
          <w:rFonts w:ascii="Palatino Linotype" w:hAnsi="Palatino Linotype"/>
          <w:sz w:val="20"/>
          <w:szCs w:val="20"/>
          <w:lang w:val="pt-BR"/>
        </w:rPr>
        <w:t xml:space="preserve">, discutindo metodologias </w:t>
      </w:r>
      <w:r w:rsidR="00092858">
        <w:rPr>
          <w:rFonts w:ascii="Palatino Linotype" w:hAnsi="Palatino Linotype"/>
          <w:sz w:val="20"/>
          <w:szCs w:val="20"/>
          <w:lang w:val="pt-BR"/>
        </w:rPr>
        <w:t xml:space="preserve">e resultados </w:t>
      </w:r>
      <w:r w:rsidR="00BF25CF">
        <w:rPr>
          <w:rFonts w:ascii="Palatino Linotype" w:hAnsi="Palatino Linotype"/>
          <w:sz w:val="20"/>
          <w:szCs w:val="20"/>
          <w:lang w:val="pt-BR"/>
        </w:rPr>
        <w:t>em diferentes</w:t>
      </w:r>
      <w:r w:rsidR="00CE6D45">
        <w:rPr>
          <w:rFonts w:ascii="Palatino Linotype" w:hAnsi="Palatino Linotype"/>
          <w:sz w:val="20"/>
          <w:szCs w:val="20"/>
          <w:lang w:val="pt-BR"/>
        </w:rPr>
        <w:t xml:space="preserve"> </w:t>
      </w:r>
      <w:r w:rsidR="00BF25CF">
        <w:rPr>
          <w:rFonts w:ascii="Palatino Linotype" w:hAnsi="Palatino Linotype"/>
          <w:sz w:val="20"/>
          <w:szCs w:val="20"/>
          <w:lang w:val="pt-BR"/>
        </w:rPr>
        <w:t>áreas</w:t>
      </w:r>
      <w:r w:rsidR="00CE6D45">
        <w:rPr>
          <w:rFonts w:ascii="Palatino Linotype" w:hAnsi="Palatino Linotype"/>
          <w:sz w:val="20"/>
          <w:szCs w:val="20"/>
          <w:lang w:val="pt-BR"/>
        </w:rPr>
        <w:t xml:space="preserve">, que incluem transtornos psiquiátricos, doenças cardiovasculares, câncer, e mais recentemente, transtornos da fala. </w:t>
      </w:r>
      <w:r w:rsidR="00EC6BAC">
        <w:rPr>
          <w:rFonts w:ascii="Palatino Linotype" w:hAnsi="Palatino Linotype"/>
          <w:sz w:val="20"/>
          <w:szCs w:val="20"/>
          <w:lang w:val="pt-BR"/>
        </w:rPr>
        <w:t>Em realidade, e</w:t>
      </w:r>
      <w:r w:rsidR="00CE6D45">
        <w:rPr>
          <w:rFonts w:ascii="Palatino Linotype" w:hAnsi="Palatino Linotype"/>
          <w:sz w:val="20"/>
          <w:szCs w:val="20"/>
          <w:lang w:val="pt-BR"/>
        </w:rPr>
        <w:t xml:space="preserve">sta diversidade de aplicações clínicas convergem </w:t>
      </w:r>
      <w:r w:rsidR="00BF25CF">
        <w:rPr>
          <w:rFonts w:ascii="Palatino Linotype" w:hAnsi="Palatino Linotype"/>
          <w:sz w:val="20"/>
          <w:szCs w:val="20"/>
          <w:lang w:val="pt-BR"/>
        </w:rPr>
        <w:t xml:space="preserve">em uma </w:t>
      </w:r>
      <w:r w:rsidR="0079637A">
        <w:rPr>
          <w:rFonts w:ascii="Palatino Linotype" w:hAnsi="Palatino Linotype"/>
          <w:sz w:val="20"/>
          <w:szCs w:val="20"/>
          <w:lang w:val="pt-BR"/>
        </w:rPr>
        <w:t xml:space="preserve">só </w:t>
      </w:r>
      <w:r w:rsidR="005874E7">
        <w:rPr>
          <w:rFonts w:ascii="Palatino Linotype" w:hAnsi="Palatino Linotype"/>
          <w:sz w:val="20"/>
          <w:szCs w:val="20"/>
          <w:lang w:val="pt-BR"/>
        </w:rPr>
        <w:t xml:space="preserve">linha </w:t>
      </w:r>
      <w:r w:rsidR="00BF25CF">
        <w:rPr>
          <w:rFonts w:ascii="Palatino Linotype" w:hAnsi="Palatino Linotype"/>
          <w:sz w:val="20"/>
          <w:szCs w:val="20"/>
          <w:lang w:val="pt-BR"/>
        </w:rPr>
        <w:t xml:space="preserve">central de pesquisa, o desenvolvimento da saúde humana, e serão discutidas sob a </w:t>
      </w:r>
      <w:r w:rsidR="005A49C1">
        <w:rPr>
          <w:rFonts w:ascii="Palatino Linotype" w:hAnsi="Palatino Linotype"/>
          <w:sz w:val="20"/>
          <w:szCs w:val="20"/>
          <w:lang w:val="pt-BR"/>
        </w:rPr>
        <w:t>ótica</w:t>
      </w:r>
      <w:r w:rsidR="00BF25CF">
        <w:rPr>
          <w:rFonts w:ascii="Palatino Linotype" w:hAnsi="Palatino Linotype"/>
          <w:sz w:val="20"/>
          <w:szCs w:val="20"/>
          <w:lang w:val="pt-BR"/>
        </w:rPr>
        <w:t xml:space="preserve"> da medicina computacional.</w:t>
      </w:r>
      <w:ins w:id="9" w:author="Choukri Mekkaoui" w:date="2016-08-29T15:40:00Z">
        <w:r w:rsidR="008133AD">
          <w:rPr>
            <w:rFonts w:ascii="Palatino Linotype" w:hAnsi="Palatino Linotype"/>
            <w:sz w:val="20"/>
            <w:szCs w:val="20"/>
            <w:lang w:val="pt-BR"/>
          </w:rPr>
          <w:t xml:space="preserve"> </w:t>
        </w:r>
      </w:ins>
    </w:p>
    <w:p w14:paraId="3A62A041" w14:textId="51264510" w:rsidR="00FF5076" w:rsidRPr="00BF25CF" w:rsidRDefault="008133AD" w:rsidP="00BC403B">
      <w:pPr>
        <w:pStyle w:val="ListParagraph"/>
        <w:spacing w:after="240" w:line="276" w:lineRule="auto"/>
        <w:ind w:left="0" w:firstLine="431"/>
        <w:contextualSpacing w:val="0"/>
        <w:jc w:val="both"/>
        <w:rPr>
          <w:rFonts w:ascii="Palatino Linotype" w:hAnsi="Palatino Linotype"/>
          <w:sz w:val="20"/>
          <w:szCs w:val="20"/>
          <w:lang w:val="pt-BR"/>
        </w:rPr>
      </w:pPr>
      <w:ins w:id="10" w:author="Choukri Mekkaoui" w:date="2016-08-29T15:40:00Z">
        <w:r w:rsidRPr="008133AD">
          <w:rPr>
            <w:rFonts w:ascii="Palatino Linotype" w:hAnsi="Palatino Linotype"/>
            <w:sz w:val="20"/>
            <w:szCs w:val="20"/>
            <w:highlight w:val="yellow"/>
            <w:lang w:val="pt-BR"/>
            <w:rPrChange w:id="11" w:author="Choukri Mekkaoui" w:date="2016-08-29T15:46:00Z">
              <w:rPr>
                <w:rFonts w:ascii="Palatino Linotype" w:hAnsi="Palatino Linotype"/>
                <w:sz w:val="20"/>
                <w:szCs w:val="20"/>
                <w:lang w:val="pt-BR"/>
              </w:rPr>
            </w:rPrChange>
          </w:rPr>
          <w:t xml:space="preserve">The </w:t>
        </w:r>
      </w:ins>
      <w:proofErr w:type="spellStart"/>
      <w:ins w:id="12" w:author="Choukri Mekkaoui" w:date="2016-08-29T15:41:00Z">
        <w:r w:rsidRPr="008133AD">
          <w:rPr>
            <w:rFonts w:ascii="Palatino Linotype" w:hAnsi="Palatino Linotype"/>
            <w:sz w:val="20"/>
            <w:szCs w:val="20"/>
            <w:highlight w:val="yellow"/>
            <w:lang w:val="pt-BR"/>
            <w:rPrChange w:id="13" w:author="Choukri Mekkaoui" w:date="2016-08-29T15:46:00Z">
              <w:rPr>
                <w:rFonts w:ascii="Palatino Linotype" w:hAnsi="Palatino Linotype"/>
                <w:sz w:val="20"/>
                <w:szCs w:val="20"/>
                <w:lang w:val="pt-BR"/>
              </w:rPr>
            </w:rPrChange>
          </w:rPr>
          <w:t>chalenge</w:t>
        </w:r>
        <w:proofErr w:type="spellEnd"/>
        <w:r w:rsidRPr="008133AD">
          <w:rPr>
            <w:rFonts w:ascii="Palatino Linotype" w:hAnsi="Palatino Linotype"/>
            <w:sz w:val="20"/>
            <w:szCs w:val="20"/>
            <w:highlight w:val="yellow"/>
            <w:lang w:val="pt-BR"/>
            <w:rPrChange w:id="14"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15" w:author="Choukri Mekkaoui" w:date="2016-08-29T15:46:00Z">
              <w:rPr>
                <w:rFonts w:ascii="Palatino Linotype" w:hAnsi="Palatino Linotype"/>
                <w:sz w:val="20"/>
                <w:szCs w:val="20"/>
                <w:lang w:val="pt-BR"/>
              </w:rPr>
            </w:rPrChange>
          </w:rPr>
          <w:t>that</w:t>
        </w:r>
        <w:proofErr w:type="spellEnd"/>
        <w:r w:rsidRPr="008133AD">
          <w:rPr>
            <w:rFonts w:ascii="Palatino Linotype" w:hAnsi="Palatino Linotype"/>
            <w:sz w:val="20"/>
            <w:szCs w:val="20"/>
            <w:highlight w:val="yellow"/>
            <w:lang w:val="pt-BR"/>
            <w:rPrChange w:id="16"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17" w:author="Choukri Mekkaoui" w:date="2016-08-29T15:46:00Z">
              <w:rPr>
                <w:rFonts w:ascii="Palatino Linotype" w:hAnsi="Palatino Linotype"/>
                <w:sz w:val="20"/>
                <w:szCs w:val="20"/>
                <w:lang w:val="pt-BR"/>
              </w:rPr>
            </w:rPrChange>
          </w:rPr>
          <w:t>we</w:t>
        </w:r>
        <w:proofErr w:type="spellEnd"/>
        <w:r w:rsidRPr="008133AD">
          <w:rPr>
            <w:rFonts w:ascii="Palatino Linotype" w:hAnsi="Palatino Linotype"/>
            <w:sz w:val="20"/>
            <w:szCs w:val="20"/>
            <w:highlight w:val="yellow"/>
            <w:lang w:val="pt-BR"/>
            <w:rPrChange w:id="18" w:author="Choukri Mekkaoui" w:date="2016-08-29T15:46:00Z">
              <w:rPr>
                <w:rFonts w:ascii="Palatino Linotype" w:hAnsi="Palatino Linotype"/>
                <w:sz w:val="20"/>
                <w:szCs w:val="20"/>
                <w:lang w:val="pt-BR"/>
              </w:rPr>
            </w:rPrChange>
          </w:rPr>
          <w:t xml:space="preserve"> face </w:t>
        </w:r>
        <w:proofErr w:type="spellStart"/>
        <w:r w:rsidRPr="008133AD">
          <w:rPr>
            <w:rFonts w:ascii="Palatino Linotype" w:hAnsi="Palatino Linotype"/>
            <w:sz w:val="20"/>
            <w:szCs w:val="20"/>
            <w:highlight w:val="yellow"/>
            <w:lang w:val="pt-BR"/>
            <w:rPrChange w:id="19" w:author="Choukri Mekkaoui" w:date="2016-08-29T15:46:00Z">
              <w:rPr>
                <w:rFonts w:ascii="Palatino Linotype" w:hAnsi="Palatino Linotype"/>
                <w:sz w:val="20"/>
                <w:szCs w:val="20"/>
                <w:lang w:val="pt-BR"/>
              </w:rPr>
            </w:rPrChange>
          </w:rPr>
          <w:t>today</w:t>
        </w:r>
        <w:proofErr w:type="spellEnd"/>
        <w:r w:rsidRPr="008133AD">
          <w:rPr>
            <w:rFonts w:ascii="Palatino Linotype" w:hAnsi="Palatino Linotype"/>
            <w:sz w:val="20"/>
            <w:szCs w:val="20"/>
            <w:highlight w:val="yellow"/>
            <w:lang w:val="pt-BR"/>
            <w:rPrChange w:id="20"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21" w:author="Choukri Mekkaoui" w:date="2016-08-29T15:46:00Z">
              <w:rPr>
                <w:rFonts w:ascii="Palatino Linotype" w:hAnsi="Palatino Linotype"/>
                <w:sz w:val="20"/>
                <w:szCs w:val="20"/>
                <w:lang w:val="pt-BR"/>
              </w:rPr>
            </w:rPrChange>
          </w:rPr>
          <w:t>is</w:t>
        </w:r>
        <w:proofErr w:type="spellEnd"/>
        <w:r w:rsidRPr="008133AD">
          <w:rPr>
            <w:rFonts w:ascii="Palatino Linotype" w:hAnsi="Palatino Linotype"/>
            <w:sz w:val="20"/>
            <w:szCs w:val="20"/>
            <w:highlight w:val="yellow"/>
            <w:lang w:val="pt-BR"/>
            <w:rPrChange w:id="22"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23" w:author="Choukri Mekkaoui" w:date="2016-08-29T15:46:00Z">
              <w:rPr>
                <w:rFonts w:ascii="Palatino Linotype" w:hAnsi="Palatino Linotype"/>
                <w:sz w:val="20"/>
                <w:szCs w:val="20"/>
                <w:lang w:val="pt-BR"/>
              </w:rPr>
            </w:rPrChange>
          </w:rPr>
          <w:t>that</w:t>
        </w:r>
        <w:proofErr w:type="spellEnd"/>
        <w:r w:rsidRPr="008133AD">
          <w:rPr>
            <w:rFonts w:ascii="Palatino Linotype" w:hAnsi="Palatino Linotype"/>
            <w:sz w:val="20"/>
            <w:szCs w:val="20"/>
            <w:highlight w:val="yellow"/>
            <w:lang w:val="pt-BR"/>
            <w:rPrChange w:id="24"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25" w:author="Choukri Mekkaoui" w:date="2016-08-29T15:46:00Z">
              <w:rPr>
                <w:rFonts w:ascii="Palatino Linotype" w:hAnsi="Palatino Linotype"/>
                <w:sz w:val="20"/>
                <w:szCs w:val="20"/>
                <w:lang w:val="pt-BR"/>
              </w:rPr>
            </w:rPrChange>
          </w:rPr>
          <w:t>the</w:t>
        </w:r>
        <w:proofErr w:type="spellEnd"/>
        <w:r w:rsidRPr="008133AD">
          <w:rPr>
            <w:rFonts w:ascii="Palatino Linotype" w:hAnsi="Palatino Linotype"/>
            <w:sz w:val="20"/>
            <w:szCs w:val="20"/>
            <w:highlight w:val="yellow"/>
            <w:lang w:val="pt-BR"/>
            <w:rPrChange w:id="26"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27" w:author="Choukri Mekkaoui" w:date="2016-08-29T15:46:00Z">
              <w:rPr>
                <w:rFonts w:ascii="Palatino Linotype" w:hAnsi="Palatino Linotype"/>
                <w:sz w:val="20"/>
                <w:szCs w:val="20"/>
                <w:lang w:val="pt-BR"/>
              </w:rPr>
            </w:rPrChange>
          </w:rPr>
          <w:t>diversity</w:t>
        </w:r>
        <w:proofErr w:type="spellEnd"/>
        <w:r w:rsidRPr="008133AD">
          <w:rPr>
            <w:rFonts w:ascii="Palatino Linotype" w:hAnsi="Palatino Linotype"/>
            <w:sz w:val="20"/>
            <w:szCs w:val="20"/>
            <w:highlight w:val="yellow"/>
            <w:lang w:val="pt-BR"/>
            <w:rPrChange w:id="28"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29" w:author="Choukri Mekkaoui" w:date="2016-08-29T15:46:00Z">
              <w:rPr>
                <w:rFonts w:ascii="Palatino Linotype" w:hAnsi="Palatino Linotype"/>
                <w:sz w:val="20"/>
                <w:szCs w:val="20"/>
                <w:lang w:val="pt-BR"/>
              </w:rPr>
            </w:rPrChange>
          </w:rPr>
          <w:t>of</w:t>
        </w:r>
        <w:proofErr w:type="spellEnd"/>
        <w:r w:rsidRPr="008133AD">
          <w:rPr>
            <w:rFonts w:ascii="Palatino Linotype" w:hAnsi="Palatino Linotype"/>
            <w:sz w:val="20"/>
            <w:szCs w:val="20"/>
            <w:highlight w:val="yellow"/>
            <w:lang w:val="pt-BR"/>
            <w:rPrChange w:id="30"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31" w:author="Choukri Mekkaoui" w:date="2016-08-29T15:46:00Z">
              <w:rPr>
                <w:rFonts w:ascii="Palatino Linotype" w:hAnsi="Palatino Linotype"/>
                <w:sz w:val="20"/>
                <w:szCs w:val="20"/>
                <w:lang w:val="pt-BR"/>
              </w:rPr>
            </w:rPrChange>
          </w:rPr>
          <w:t>information</w:t>
        </w:r>
        <w:proofErr w:type="spellEnd"/>
        <w:r w:rsidRPr="008133AD">
          <w:rPr>
            <w:rFonts w:ascii="Palatino Linotype" w:hAnsi="Palatino Linotype"/>
            <w:sz w:val="20"/>
            <w:szCs w:val="20"/>
            <w:highlight w:val="yellow"/>
            <w:lang w:val="pt-BR"/>
            <w:rPrChange w:id="32"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33" w:author="Choukri Mekkaoui" w:date="2016-08-29T15:46:00Z">
              <w:rPr>
                <w:rFonts w:ascii="Palatino Linotype" w:hAnsi="Palatino Linotype"/>
                <w:sz w:val="20"/>
                <w:szCs w:val="20"/>
                <w:lang w:val="pt-BR"/>
              </w:rPr>
            </w:rPrChange>
          </w:rPr>
          <w:t>could</w:t>
        </w:r>
        <w:proofErr w:type="spellEnd"/>
        <w:r w:rsidRPr="008133AD">
          <w:rPr>
            <w:rFonts w:ascii="Palatino Linotype" w:hAnsi="Palatino Linotype"/>
            <w:sz w:val="20"/>
            <w:szCs w:val="20"/>
            <w:highlight w:val="yellow"/>
            <w:lang w:val="pt-BR"/>
            <w:rPrChange w:id="34" w:author="Choukri Mekkaoui" w:date="2016-08-29T15:46:00Z">
              <w:rPr>
                <w:rFonts w:ascii="Palatino Linotype" w:hAnsi="Palatino Linotype"/>
                <w:sz w:val="20"/>
                <w:szCs w:val="20"/>
                <w:lang w:val="pt-BR"/>
              </w:rPr>
            </w:rPrChange>
          </w:rPr>
          <w:t xml:space="preserve"> lead </w:t>
        </w:r>
        <w:proofErr w:type="spellStart"/>
        <w:r w:rsidRPr="008133AD">
          <w:rPr>
            <w:rFonts w:ascii="Palatino Linotype" w:hAnsi="Palatino Linotype"/>
            <w:sz w:val="20"/>
            <w:szCs w:val="20"/>
            <w:highlight w:val="yellow"/>
            <w:lang w:val="pt-BR"/>
            <w:rPrChange w:id="35" w:author="Choukri Mekkaoui" w:date="2016-08-29T15:46:00Z">
              <w:rPr>
                <w:rFonts w:ascii="Palatino Linotype" w:hAnsi="Palatino Linotype"/>
                <w:sz w:val="20"/>
                <w:szCs w:val="20"/>
                <w:lang w:val="pt-BR"/>
              </w:rPr>
            </w:rPrChange>
          </w:rPr>
          <w:t>us</w:t>
        </w:r>
        <w:proofErr w:type="spellEnd"/>
        <w:r w:rsidRPr="008133AD">
          <w:rPr>
            <w:rFonts w:ascii="Palatino Linotype" w:hAnsi="Palatino Linotype"/>
            <w:sz w:val="20"/>
            <w:szCs w:val="20"/>
            <w:highlight w:val="yellow"/>
            <w:lang w:val="pt-BR"/>
            <w:rPrChange w:id="36"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37" w:author="Choukri Mekkaoui" w:date="2016-08-29T15:46:00Z">
              <w:rPr>
                <w:rFonts w:ascii="Palatino Linotype" w:hAnsi="Palatino Linotype"/>
                <w:sz w:val="20"/>
                <w:szCs w:val="20"/>
                <w:lang w:val="pt-BR"/>
              </w:rPr>
            </w:rPrChange>
          </w:rPr>
          <w:t>to</w:t>
        </w:r>
        <w:proofErr w:type="spellEnd"/>
        <w:r w:rsidRPr="008133AD">
          <w:rPr>
            <w:rFonts w:ascii="Palatino Linotype" w:hAnsi="Palatino Linotype"/>
            <w:sz w:val="20"/>
            <w:szCs w:val="20"/>
            <w:highlight w:val="yellow"/>
            <w:lang w:val="pt-BR"/>
            <w:rPrChange w:id="38"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39" w:author="Choukri Mekkaoui" w:date="2016-08-29T15:46:00Z">
              <w:rPr>
                <w:rFonts w:ascii="Palatino Linotype" w:hAnsi="Palatino Linotype"/>
                <w:sz w:val="20"/>
                <w:szCs w:val="20"/>
                <w:lang w:val="pt-BR"/>
              </w:rPr>
            </w:rPrChange>
          </w:rPr>
          <w:t>misdiagnosis</w:t>
        </w:r>
        <w:proofErr w:type="spellEnd"/>
        <w:r w:rsidRPr="008133AD">
          <w:rPr>
            <w:rFonts w:ascii="Palatino Linotype" w:hAnsi="Palatino Linotype"/>
            <w:sz w:val="20"/>
            <w:szCs w:val="20"/>
            <w:highlight w:val="yellow"/>
            <w:lang w:val="pt-BR"/>
            <w:rPrChange w:id="40" w:author="Choukri Mekkaoui" w:date="2016-08-29T15:46:00Z">
              <w:rPr>
                <w:rFonts w:ascii="Palatino Linotype" w:hAnsi="Palatino Linotype"/>
                <w:sz w:val="20"/>
                <w:szCs w:val="20"/>
                <w:lang w:val="pt-BR"/>
              </w:rPr>
            </w:rPrChange>
          </w:rPr>
          <w:t xml:space="preserve"> </w:t>
        </w:r>
      </w:ins>
      <w:ins w:id="41" w:author="Choukri Mekkaoui" w:date="2016-08-29T15:47:00Z">
        <w:r>
          <w:rPr>
            <w:rFonts w:ascii="Palatino Linotype" w:hAnsi="Palatino Linotype"/>
            <w:sz w:val="20"/>
            <w:szCs w:val="20"/>
            <w:highlight w:val="yellow"/>
            <w:lang w:val="pt-BR"/>
          </w:rPr>
          <w:t>(</w:t>
        </w:r>
        <w:proofErr w:type="spellStart"/>
        <w:r>
          <w:rPr>
            <w:rFonts w:ascii="Palatino Linotype" w:hAnsi="Palatino Linotype"/>
            <w:sz w:val="20"/>
            <w:szCs w:val="20"/>
            <w:highlight w:val="yellow"/>
            <w:lang w:val="pt-BR"/>
          </w:rPr>
          <w:t>difficult</w:t>
        </w:r>
        <w:proofErr w:type="spellEnd"/>
        <w:r>
          <w:rPr>
            <w:rFonts w:ascii="Palatino Linotype" w:hAnsi="Palatino Linotype"/>
            <w:sz w:val="20"/>
            <w:szCs w:val="20"/>
            <w:highlight w:val="yellow"/>
            <w:lang w:val="pt-BR"/>
          </w:rPr>
          <w:t xml:space="preserve"> </w:t>
        </w:r>
        <w:proofErr w:type="spellStart"/>
        <w:r>
          <w:rPr>
            <w:rFonts w:ascii="Palatino Linotype" w:hAnsi="Palatino Linotype"/>
            <w:sz w:val="20"/>
            <w:szCs w:val="20"/>
            <w:highlight w:val="yellow"/>
            <w:lang w:val="pt-BR"/>
          </w:rPr>
          <w:t>to</w:t>
        </w:r>
        <w:proofErr w:type="spellEnd"/>
        <w:r>
          <w:rPr>
            <w:rFonts w:ascii="Palatino Linotype" w:hAnsi="Palatino Linotype"/>
            <w:sz w:val="20"/>
            <w:szCs w:val="20"/>
            <w:highlight w:val="yellow"/>
            <w:lang w:val="pt-BR"/>
          </w:rPr>
          <w:t xml:space="preserve"> </w:t>
        </w:r>
        <w:proofErr w:type="spellStart"/>
        <w:r>
          <w:rPr>
            <w:rFonts w:ascii="Palatino Linotype" w:hAnsi="Palatino Linotype"/>
            <w:sz w:val="20"/>
            <w:szCs w:val="20"/>
            <w:highlight w:val="yellow"/>
            <w:lang w:val="pt-BR"/>
          </w:rPr>
          <w:t>make</w:t>
        </w:r>
        <w:proofErr w:type="spellEnd"/>
        <w:r>
          <w:rPr>
            <w:rFonts w:ascii="Palatino Linotype" w:hAnsi="Palatino Linotype"/>
            <w:sz w:val="20"/>
            <w:szCs w:val="20"/>
            <w:highlight w:val="yellow"/>
            <w:lang w:val="pt-BR"/>
          </w:rPr>
          <w:t xml:space="preserve"> a </w:t>
        </w:r>
        <w:proofErr w:type="spellStart"/>
        <w:r>
          <w:rPr>
            <w:rFonts w:ascii="Palatino Linotype" w:hAnsi="Palatino Linotype"/>
            <w:sz w:val="20"/>
            <w:szCs w:val="20"/>
            <w:highlight w:val="yellow"/>
            <w:lang w:val="pt-BR"/>
          </w:rPr>
          <w:t>decision</w:t>
        </w:r>
        <w:proofErr w:type="spellEnd"/>
        <w:r>
          <w:rPr>
            <w:rFonts w:ascii="Palatino Linotype" w:hAnsi="Palatino Linotype"/>
            <w:sz w:val="20"/>
            <w:szCs w:val="20"/>
            <w:highlight w:val="yellow"/>
            <w:lang w:val="pt-BR"/>
          </w:rPr>
          <w:t xml:space="preserve">) </w:t>
        </w:r>
      </w:ins>
      <w:proofErr w:type="spellStart"/>
      <w:ins w:id="42" w:author="Choukri Mekkaoui" w:date="2016-08-29T15:43:00Z">
        <w:r w:rsidRPr="008133AD">
          <w:rPr>
            <w:rFonts w:ascii="Palatino Linotype" w:hAnsi="Palatino Linotype"/>
            <w:sz w:val="20"/>
            <w:szCs w:val="20"/>
            <w:highlight w:val="yellow"/>
            <w:lang w:val="pt-BR"/>
            <w:rPrChange w:id="43" w:author="Choukri Mekkaoui" w:date="2016-08-29T15:46:00Z">
              <w:rPr>
                <w:rFonts w:ascii="Palatino Linotype" w:hAnsi="Palatino Linotype"/>
                <w:sz w:val="20"/>
                <w:szCs w:val="20"/>
                <w:lang w:val="pt-BR"/>
              </w:rPr>
            </w:rPrChange>
          </w:rPr>
          <w:t>but</w:t>
        </w:r>
        <w:proofErr w:type="spellEnd"/>
        <w:r w:rsidRPr="008133AD">
          <w:rPr>
            <w:rFonts w:ascii="Palatino Linotype" w:hAnsi="Palatino Linotype"/>
            <w:sz w:val="20"/>
            <w:szCs w:val="20"/>
            <w:highlight w:val="yellow"/>
            <w:lang w:val="pt-BR"/>
            <w:rPrChange w:id="44"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45" w:author="Choukri Mekkaoui" w:date="2016-08-29T15:46:00Z">
              <w:rPr>
                <w:rFonts w:ascii="Palatino Linotype" w:hAnsi="Palatino Linotype"/>
                <w:sz w:val="20"/>
                <w:szCs w:val="20"/>
                <w:lang w:val="pt-BR"/>
              </w:rPr>
            </w:rPrChange>
          </w:rPr>
          <w:t>this</w:t>
        </w:r>
        <w:proofErr w:type="spellEnd"/>
        <w:r w:rsidRPr="008133AD">
          <w:rPr>
            <w:rFonts w:ascii="Palatino Linotype" w:hAnsi="Palatino Linotype"/>
            <w:sz w:val="20"/>
            <w:szCs w:val="20"/>
            <w:highlight w:val="yellow"/>
            <w:lang w:val="pt-BR"/>
            <w:rPrChange w:id="46"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47" w:author="Choukri Mekkaoui" w:date="2016-08-29T15:46:00Z">
              <w:rPr>
                <w:rFonts w:ascii="Palatino Linotype" w:hAnsi="Palatino Linotype"/>
                <w:sz w:val="20"/>
                <w:szCs w:val="20"/>
                <w:lang w:val="pt-BR"/>
              </w:rPr>
            </w:rPrChange>
          </w:rPr>
          <w:t>could</w:t>
        </w:r>
        <w:proofErr w:type="spellEnd"/>
        <w:r w:rsidRPr="008133AD">
          <w:rPr>
            <w:rFonts w:ascii="Palatino Linotype" w:hAnsi="Palatino Linotype"/>
            <w:sz w:val="20"/>
            <w:szCs w:val="20"/>
            <w:highlight w:val="yellow"/>
            <w:lang w:val="pt-BR"/>
            <w:rPrChange w:id="48"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49" w:author="Choukri Mekkaoui" w:date="2016-08-29T15:46:00Z">
              <w:rPr>
                <w:rFonts w:ascii="Palatino Linotype" w:hAnsi="Palatino Linotype"/>
                <w:sz w:val="20"/>
                <w:szCs w:val="20"/>
                <w:lang w:val="pt-BR"/>
              </w:rPr>
            </w:rPrChange>
          </w:rPr>
          <w:t>be</w:t>
        </w:r>
        <w:proofErr w:type="spellEnd"/>
        <w:r w:rsidRPr="008133AD">
          <w:rPr>
            <w:rFonts w:ascii="Palatino Linotype" w:hAnsi="Palatino Linotype"/>
            <w:sz w:val="20"/>
            <w:szCs w:val="20"/>
            <w:highlight w:val="yellow"/>
            <w:lang w:val="pt-BR"/>
            <w:rPrChange w:id="50"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51" w:author="Choukri Mekkaoui" w:date="2016-08-29T15:46:00Z">
              <w:rPr>
                <w:rFonts w:ascii="Palatino Linotype" w:hAnsi="Palatino Linotype"/>
                <w:sz w:val="20"/>
                <w:szCs w:val="20"/>
                <w:lang w:val="pt-BR"/>
              </w:rPr>
            </w:rPrChange>
          </w:rPr>
          <w:t>overcome</w:t>
        </w:r>
        <w:proofErr w:type="spellEnd"/>
        <w:r w:rsidRPr="008133AD">
          <w:rPr>
            <w:rFonts w:ascii="Palatino Linotype" w:hAnsi="Palatino Linotype"/>
            <w:sz w:val="20"/>
            <w:szCs w:val="20"/>
            <w:highlight w:val="yellow"/>
            <w:lang w:val="pt-BR"/>
            <w:rPrChange w:id="52"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53" w:author="Choukri Mekkaoui" w:date="2016-08-29T15:46:00Z">
              <w:rPr>
                <w:rFonts w:ascii="Palatino Linotype" w:hAnsi="Palatino Linotype"/>
                <w:sz w:val="20"/>
                <w:szCs w:val="20"/>
                <w:lang w:val="pt-BR"/>
              </w:rPr>
            </w:rPrChange>
          </w:rPr>
          <w:t>by</w:t>
        </w:r>
        <w:proofErr w:type="spellEnd"/>
        <w:r w:rsidRPr="008133AD">
          <w:rPr>
            <w:rFonts w:ascii="Palatino Linotype" w:hAnsi="Palatino Linotype"/>
            <w:sz w:val="20"/>
            <w:szCs w:val="20"/>
            <w:highlight w:val="yellow"/>
            <w:lang w:val="pt-BR"/>
            <w:rPrChange w:id="54" w:author="Choukri Mekkaoui" w:date="2016-08-29T15:46:00Z">
              <w:rPr>
                <w:rFonts w:ascii="Palatino Linotype" w:hAnsi="Palatino Linotype"/>
                <w:sz w:val="20"/>
                <w:szCs w:val="20"/>
                <w:lang w:val="pt-BR"/>
              </w:rPr>
            </w:rPrChange>
          </w:rPr>
          <w:t xml:space="preserve"> new </w:t>
        </w:r>
      </w:ins>
      <w:proofErr w:type="spellStart"/>
      <w:ins w:id="55" w:author="Choukri Mekkaoui" w:date="2016-08-29T15:45:00Z">
        <w:r w:rsidRPr="008133AD">
          <w:rPr>
            <w:rFonts w:ascii="Palatino Linotype" w:hAnsi="Palatino Linotype"/>
            <w:sz w:val="20"/>
            <w:szCs w:val="20"/>
            <w:highlight w:val="yellow"/>
            <w:lang w:val="pt-BR"/>
            <w:rPrChange w:id="56" w:author="Choukri Mekkaoui" w:date="2016-08-29T15:46:00Z">
              <w:rPr>
                <w:rFonts w:ascii="Palatino Linotype" w:hAnsi="Palatino Linotype"/>
                <w:sz w:val="20"/>
                <w:szCs w:val="20"/>
                <w:lang w:val="pt-BR"/>
              </w:rPr>
            </w:rPrChange>
          </w:rPr>
          <w:t>computational</w:t>
        </w:r>
      </w:ins>
      <w:proofErr w:type="spellEnd"/>
      <w:ins w:id="57" w:author="Choukri Mekkaoui" w:date="2016-08-29T15:43:00Z">
        <w:r w:rsidRPr="008133AD">
          <w:rPr>
            <w:rFonts w:ascii="Palatino Linotype" w:hAnsi="Palatino Linotype"/>
            <w:sz w:val="20"/>
            <w:szCs w:val="20"/>
            <w:highlight w:val="yellow"/>
            <w:lang w:val="pt-BR"/>
            <w:rPrChange w:id="58"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59" w:author="Choukri Mekkaoui" w:date="2016-08-29T15:46:00Z">
              <w:rPr>
                <w:rFonts w:ascii="Palatino Linotype" w:hAnsi="Palatino Linotype"/>
                <w:sz w:val="20"/>
                <w:szCs w:val="20"/>
                <w:lang w:val="pt-BR"/>
              </w:rPr>
            </w:rPrChange>
          </w:rPr>
          <w:t>concept</w:t>
        </w:r>
        <w:proofErr w:type="spellEnd"/>
        <w:r w:rsidRPr="008133AD">
          <w:rPr>
            <w:rFonts w:ascii="Palatino Linotype" w:hAnsi="Palatino Linotype"/>
            <w:sz w:val="20"/>
            <w:szCs w:val="20"/>
            <w:highlight w:val="yellow"/>
            <w:lang w:val="pt-BR"/>
            <w:rPrChange w:id="60" w:author="Choukri Mekkaoui" w:date="2016-08-29T15:46:00Z">
              <w:rPr>
                <w:rFonts w:ascii="Palatino Linotype" w:hAnsi="Palatino Linotype"/>
                <w:sz w:val="20"/>
                <w:szCs w:val="20"/>
                <w:lang w:val="pt-BR"/>
              </w:rPr>
            </w:rPrChange>
          </w:rPr>
          <w:t xml:space="preserve"> </w:t>
        </w:r>
      </w:ins>
      <w:proofErr w:type="spellStart"/>
      <w:ins w:id="61" w:author="Choukri Mekkaoui" w:date="2016-08-29T15:45:00Z">
        <w:r w:rsidRPr="008133AD">
          <w:rPr>
            <w:rFonts w:ascii="Palatino Linotype" w:hAnsi="Palatino Linotype"/>
            <w:sz w:val="20"/>
            <w:szCs w:val="20"/>
            <w:highlight w:val="yellow"/>
            <w:lang w:val="pt-BR"/>
            <w:rPrChange w:id="62" w:author="Choukri Mekkaoui" w:date="2016-08-29T15:46:00Z">
              <w:rPr>
                <w:rFonts w:ascii="Palatino Linotype" w:hAnsi="Palatino Linotype"/>
                <w:sz w:val="20"/>
                <w:szCs w:val="20"/>
                <w:lang w:val="pt-BR"/>
              </w:rPr>
            </w:rPrChange>
          </w:rPr>
          <w:t>based</w:t>
        </w:r>
        <w:proofErr w:type="spellEnd"/>
        <w:r w:rsidRPr="008133AD">
          <w:rPr>
            <w:rFonts w:ascii="Palatino Linotype" w:hAnsi="Palatino Linotype"/>
            <w:sz w:val="20"/>
            <w:szCs w:val="20"/>
            <w:highlight w:val="yellow"/>
            <w:lang w:val="pt-BR"/>
            <w:rPrChange w:id="63"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64" w:author="Choukri Mekkaoui" w:date="2016-08-29T15:46:00Z">
              <w:rPr>
                <w:rFonts w:ascii="Palatino Linotype" w:hAnsi="Palatino Linotype"/>
                <w:sz w:val="20"/>
                <w:szCs w:val="20"/>
                <w:lang w:val="pt-BR"/>
              </w:rPr>
            </w:rPrChange>
          </w:rPr>
          <w:t>on</w:t>
        </w:r>
        <w:proofErr w:type="spellEnd"/>
        <w:r w:rsidRPr="008133AD">
          <w:rPr>
            <w:rFonts w:ascii="Palatino Linotype" w:hAnsi="Palatino Linotype"/>
            <w:sz w:val="20"/>
            <w:szCs w:val="20"/>
            <w:highlight w:val="yellow"/>
            <w:lang w:val="pt-BR"/>
            <w:rPrChange w:id="65" w:author="Choukri Mekkaoui" w:date="2016-08-29T15:46:00Z">
              <w:rPr>
                <w:rFonts w:ascii="Palatino Linotype" w:hAnsi="Palatino Linotype"/>
                <w:sz w:val="20"/>
                <w:szCs w:val="20"/>
                <w:lang w:val="pt-BR"/>
              </w:rPr>
            </w:rPrChange>
          </w:rPr>
          <w:t xml:space="preserve"> a </w:t>
        </w:r>
        <w:proofErr w:type="spellStart"/>
        <w:r w:rsidRPr="008133AD">
          <w:rPr>
            <w:rFonts w:ascii="Palatino Linotype" w:hAnsi="Palatino Linotype"/>
            <w:sz w:val="20"/>
            <w:szCs w:val="20"/>
            <w:highlight w:val="yellow"/>
            <w:lang w:val="pt-BR"/>
            <w:rPrChange w:id="66" w:author="Choukri Mekkaoui" w:date="2016-08-29T15:46:00Z">
              <w:rPr>
                <w:rFonts w:ascii="Palatino Linotype" w:hAnsi="Palatino Linotype"/>
                <w:sz w:val="20"/>
                <w:szCs w:val="20"/>
                <w:lang w:val="pt-BR"/>
              </w:rPr>
            </w:rPrChange>
          </w:rPr>
          <w:t>transposition</w:t>
        </w:r>
        <w:proofErr w:type="spellEnd"/>
        <w:r w:rsidRPr="008133AD">
          <w:rPr>
            <w:rFonts w:ascii="Palatino Linotype" w:hAnsi="Palatino Linotype"/>
            <w:sz w:val="20"/>
            <w:szCs w:val="20"/>
            <w:highlight w:val="yellow"/>
            <w:lang w:val="pt-BR"/>
            <w:rPrChange w:id="67"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68" w:author="Choukri Mekkaoui" w:date="2016-08-29T15:46:00Z">
              <w:rPr>
                <w:rFonts w:ascii="Palatino Linotype" w:hAnsi="Palatino Linotype"/>
                <w:sz w:val="20"/>
                <w:szCs w:val="20"/>
                <w:lang w:val="pt-BR"/>
              </w:rPr>
            </w:rPrChange>
          </w:rPr>
          <w:t>of</w:t>
        </w:r>
        <w:proofErr w:type="spellEnd"/>
        <w:r w:rsidRPr="008133AD">
          <w:rPr>
            <w:rFonts w:ascii="Palatino Linotype" w:hAnsi="Palatino Linotype"/>
            <w:sz w:val="20"/>
            <w:szCs w:val="20"/>
            <w:highlight w:val="yellow"/>
            <w:lang w:val="pt-BR"/>
            <w:rPrChange w:id="69"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70" w:author="Choukri Mekkaoui" w:date="2016-08-29T15:46:00Z">
              <w:rPr>
                <w:rFonts w:ascii="Palatino Linotype" w:hAnsi="Palatino Linotype"/>
                <w:sz w:val="20"/>
                <w:szCs w:val="20"/>
                <w:lang w:val="pt-BR"/>
              </w:rPr>
            </w:rPrChange>
          </w:rPr>
          <w:t>the</w:t>
        </w:r>
        <w:proofErr w:type="spellEnd"/>
        <w:r w:rsidRPr="008133AD">
          <w:rPr>
            <w:rFonts w:ascii="Palatino Linotype" w:hAnsi="Palatino Linotype"/>
            <w:sz w:val="20"/>
            <w:szCs w:val="20"/>
            <w:highlight w:val="yellow"/>
            <w:lang w:val="pt-BR"/>
            <w:rPrChange w:id="71"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72" w:author="Choukri Mekkaoui" w:date="2016-08-29T15:46:00Z">
              <w:rPr>
                <w:rFonts w:ascii="Palatino Linotype" w:hAnsi="Palatino Linotype"/>
                <w:sz w:val="20"/>
                <w:szCs w:val="20"/>
                <w:lang w:val="pt-BR"/>
              </w:rPr>
            </w:rPrChange>
          </w:rPr>
          <w:t>human</w:t>
        </w:r>
        <w:proofErr w:type="spellEnd"/>
        <w:r w:rsidRPr="008133AD">
          <w:rPr>
            <w:rFonts w:ascii="Palatino Linotype" w:hAnsi="Palatino Linotype"/>
            <w:sz w:val="20"/>
            <w:szCs w:val="20"/>
            <w:highlight w:val="yellow"/>
            <w:lang w:val="pt-BR"/>
            <w:rPrChange w:id="73"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74" w:author="Choukri Mekkaoui" w:date="2016-08-29T15:46:00Z">
              <w:rPr>
                <w:rFonts w:ascii="Palatino Linotype" w:hAnsi="Palatino Linotype"/>
                <w:sz w:val="20"/>
                <w:szCs w:val="20"/>
                <w:lang w:val="pt-BR"/>
              </w:rPr>
            </w:rPrChange>
          </w:rPr>
          <w:t>knowledge</w:t>
        </w:r>
        <w:proofErr w:type="spellEnd"/>
        <w:r w:rsidRPr="008133AD">
          <w:rPr>
            <w:rFonts w:ascii="Palatino Linotype" w:hAnsi="Palatino Linotype"/>
            <w:sz w:val="20"/>
            <w:szCs w:val="20"/>
            <w:highlight w:val="yellow"/>
            <w:lang w:val="pt-BR"/>
            <w:rPrChange w:id="75" w:author="Choukri Mekkaoui" w:date="2016-08-29T15:46:00Z">
              <w:rPr>
                <w:rFonts w:ascii="Palatino Linotype" w:hAnsi="Palatino Linotype"/>
                <w:sz w:val="20"/>
                <w:szCs w:val="20"/>
                <w:lang w:val="pt-BR"/>
              </w:rPr>
            </w:rPrChange>
          </w:rPr>
          <w:t xml:space="preserve"> </w:t>
        </w:r>
        <w:proofErr w:type="spellStart"/>
        <w:r w:rsidRPr="008133AD">
          <w:rPr>
            <w:rFonts w:ascii="Palatino Linotype" w:hAnsi="Palatino Linotype"/>
            <w:sz w:val="20"/>
            <w:szCs w:val="20"/>
            <w:highlight w:val="yellow"/>
            <w:lang w:val="pt-BR"/>
            <w:rPrChange w:id="76" w:author="Choukri Mekkaoui" w:date="2016-08-29T15:46:00Z">
              <w:rPr>
                <w:rFonts w:ascii="Palatino Linotype" w:hAnsi="Palatino Linotype"/>
                <w:sz w:val="20"/>
                <w:szCs w:val="20"/>
                <w:lang w:val="pt-BR"/>
              </w:rPr>
            </w:rPrChange>
          </w:rPr>
          <w:t>to</w:t>
        </w:r>
        <w:proofErr w:type="spellEnd"/>
        <w:r w:rsidRPr="008133AD">
          <w:rPr>
            <w:rFonts w:ascii="Palatino Linotype" w:hAnsi="Palatino Linotype"/>
            <w:sz w:val="20"/>
            <w:szCs w:val="20"/>
            <w:highlight w:val="yellow"/>
            <w:lang w:val="pt-BR"/>
            <w:rPrChange w:id="77" w:author="Choukri Mekkaoui" w:date="2016-08-29T15:46:00Z">
              <w:rPr>
                <w:rFonts w:ascii="Palatino Linotype" w:hAnsi="Palatino Linotype"/>
                <w:sz w:val="20"/>
                <w:szCs w:val="20"/>
                <w:lang w:val="pt-BR"/>
              </w:rPr>
            </w:rPrChange>
          </w:rPr>
          <w:t xml:space="preserve"> a </w:t>
        </w:r>
        <w:proofErr w:type="spellStart"/>
        <w:r w:rsidRPr="008133AD">
          <w:rPr>
            <w:rFonts w:ascii="Palatino Linotype" w:hAnsi="Palatino Linotype"/>
            <w:sz w:val="20"/>
            <w:szCs w:val="20"/>
            <w:highlight w:val="yellow"/>
            <w:lang w:val="pt-BR"/>
            <w:rPrChange w:id="78" w:author="Choukri Mekkaoui" w:date="2016-08-29T15:46:00Z">
              <w:rPr>
                <w:rFonts w:ascii="Palatino Linotype" w:hAnsi="Palatino Linotype"/>
                <w:sz w:val="20"/>
                <w:szCs w:val="20"/>
                <w:lang w:val="pt-BR"/>
              </w:rPr>
            </w:rPrChange>
          </w:rPr>
          <w:t>machine</w:t>
        </w:r>
        <w:proofErr w:type="spellEnd"/>
        <w:r w:rsidRPr="008133AD">
          <w:rPr>
            <w:rFonts w:ascii="Palatino Linotype" w:hAnsi="Palatino Linotype"/>
            <w:sz w:val="20"/>
            <w:szCs w:val="20"/>
            <w:highlight w:val="yellow"/>
            <w:lang w:val="pt-BR"/>
            <w:rPrChange w:id="79" w:author="Choukri Mekkaoui" w:date="2016-08-29T15:46:00Z">
              <w:rPr>
                <w:rFonts w:ascii="Palatino Linotype" w:hAnsi="Palatino Linotype"/>
                <w:sz w:val="20"/>
                <w:szCs w:val="20"/>
                <w:lang w:val="pt-BR"/>
              </w:rPr>
            </w:rPrChange>
          </w:rPr>
          <w:t>.</w:t>
        </w:r>
      </w:ins>
      <w:bookmarkStart w:id="80" w:name="_GoBack"/>
      <w:bookmarkEnd w:id="80"/>
    </w:p>
    <w:p w14:paraId="6C769A83" w14:textId="6E9AC810" w:rsidR="00C7076D" w:rsidRDefault="00495584" w:rsidP="00C7076D">
      <w:pPr>
        <w:pStyle w:val="Memorial-Style"/>
        <w:numPr>
          <w:ilvl w:val="0"/>
          <w:numId w:val="1"/>
        </w:numPr>
        <w:ind w:left="431" w:hanging="431"/>
        <w:rPr>
          <w:szCs w:val="24"/>
        </w:rPr>
      </w:pPr>
      <w:bookmarkStart w:id="81" w:name="_Toc334106624"/>
      <w:r>
        <w:rPr>
          <w:szCs w:val="24"/>
        </w:rPr>
        <w:t>Medicina c</w:t>
      </w:r>
      <w:r w:rsidR="00D5069F">
        <w:rPr>
          <w:szCs w:val="24"/>
        </w:rPr>
        <w:t>omputacional: da t</w:t>
      </w:r>
      <w:r w:rsidR="00C57C9F">
        <w:rPr>
          <w:szCs w:val="24"/>
        </w:rPr>
        <w:t xml:space="preserve">eoria </w:t>
      </w:r>
      <w:r w:rsidR="00F97773">
        <w:rPr>
          <w:szCs w:val="24"/>
        </w:rPr>
        <w:t>à</w:t>
      </w:r>
      <w:r w:rsidR="00D5069F">
        <w:rPr>
          <w:szCs w:val="24"/>
        </w:rPr>
        <w:t xml:space="preserve"> p</w:t>
      </w:r>
      <w:r w:rsidR="00C57C9F">
        <w:rPr>
          <w:szCs w:val="24"/>
        </w:rPr>
        <w:t>rática</w:t>
      </w:r>
      <w:r w:rsidR="00296431">
        <w:rPr>
          <w:szCs w:val="24"/>
        </w:rPr>
        <w:t xml:space="preserve"> clínica</w:t>
      </w:r>
      <w:bookmarkEnd w:id="81"/>
    </w:p>
    <w:p w14:paraId="198DE973" w14:textId="5016B55B" w:rsidR="001A3E56" w:rsidRDefault="00B12C15" w:rsidP="00FD796B">
      <w:pPr>
        <w:spacing w:after="120" w:line="276" w:lineRule="auto"/>
        <w:jc w:val="both"/>
        <w:rPr>
          <w:rFonts w:ascii="Palatino Linotype" w:hAnsi="Palatino Linotype"/>
          <w:sz w:val="20"/>
          <w:szCs w:val="20"/>
          <w:lang w:val="pt-BR"/>
        </w:rPr>
      </w:pPr>
      <w:r>
        <w:rPr>
          <w:rFonts w:ascii="Palatino Linotype" w:hAnsi="Palatino Linotype"/>
          <w:sz w:val="20"/>
          <w:szCs w:val="20"/>
          <w:lang w:val="pt-BR"/>
        </w:rPr>
        <w:t>A medicina c</w:t>
      </w:r>
      <w:r w:rsidR="005B69A4">
        <w:rPr>
          <w:rFonts w:ascii="Palatino Linotype" w:hAnsi="Palatino Linotype"/>
          <w:sz w:val="20"/>
          <w:szCs w:val="20"/>
          <w:lang w:val="pt-BR"/>
        </w:rPr>
        <w:t xml:space="preserve">omputacional </w:t>
      </w:r>
      <w:r w:rsidR="00CA1BF4">
        <w:rPr>
          <w:rFonts w:ascii="Palatino Linotype" w:hAnsi="Palatino Linotype"/>
          <w:sz w:val="20"/>
          <w:szCs w:val="20"/>
          <w:lang w:val="pt-BR"/>
        </w:rPr>
        <w:t xml:space="preserve">(MC) </w:t>
      </w:r>
      <w:r w:rsidR="005B69A4">
        <w:rPr>
          <w:rFonts w:ascii="Palatino Linotype" w:hAnsi="Palatino Linotype"/>
          <w:sz w:val="20"/>
          <w:szCs w:val="20"/>
          <w:lang w:val="pt-BR"/>
        </w:rPr>
        <w:t>é uma disciplina emergente que tem como objetivo o desenvolvimento de abordagens quantitativas</w:t>
      </w:r>
      <w:r w:rsidR="00861CBA">
        <w:rPr>
          <w:rFonts w:ascii="Palatino Linotype" w:hAnsi="Palatino Linotype"/>
          <w:sz w:val="20"/>
          <w:szCs w:val="20"/>
          <w:lang w:val="pt-BR"/>
        </w:rPr>
        <w:t xml:space="preserve"> para compreender os mecanismos</w:t>
      </w:r>
      <w:r w:rsidR="005B69A4">
        <w:rPr>
          <w:rFonts w:ascii="Palatino Linotype" w:hAnsi="Palatino Linotype"/>
          <w:sz w:val="20"/>
          <w:szCs w:val="20"/>
          <w:lang w:val="pt-BR"/>
        </w:rPr>
        <w:t xml:space="preserve"> </w:t>
      </w:r>
      <w:r w:rsidR="00861CBA">
        <w:rPr>
          <w:rFonts w:ascii="Palatino Linotype" w:hAnsi="Palatino Linotype"/>
          <w:sz w:val="20"/>
          <w:szCs w:val="20"/>
          <w:lang w:val="pt-BR"/>
        </w:rPr>
        <w:t xml:space="preserve">e </w:t>
      </w:r>
      <w:r w:rsidR="005B69A4">
        <w:rPr>
          <w:rFonts w:ascii="Palatino Linotype" w:hAnsi="Palatino Linotype"/>
          <w:sz w:val="20"/>
          <w:szCs w:val="20"/>
          <w:lang w:val="pt-BR"/>
        </w:rPr>
        <w:t xml:space="preserve">aprimorar o diagnóstico e o tratamento de doenças humanas com a aplicação da matemática, </w:t>
      </w:r>
      <w:r w:rsidR="00E71C2D">
        <w:rPr>
          <w:rFonts w:ascii="Palatino Linotype" w:hAnsi="Palatino Linotype"/>
          <w:sz w:val="20"/>
          <w:szCs w:val="20"/>
          <w:lang w:val="pt-BR"/>
        </w:rPr>
        <w:t xml:space="preserve">física, </w:t>
      </w:r>
      <w:r w:rsidR="005B69A4">
        <w:rPr>
          <w:rFonts w:ascii="Palatino Linotype" w:hAnsi="Palatino Linotype"/>
          <w:sz w:val="20"/>
          <w:szCs w:val="20"/>
          <w:lang w:val="pt-BR"/>
        </w:rPr>
        <w:t>engenharia e ciência da computação.</w:t>
      </w:r>
      <w:r w:rsidR="00861CBA">
        <w:rPr>
          <w:rFonts w:ascii="Palatino Linotype" w:hAnsi="Palatino Linotype"/>
          <w:sz w:val="20"/>
          <w:szCs w:val="20"/>
          <w:lang w:val="pt-BR"/>
        </w:rPr>
        <w:t xml:space="preserve"> </w:t>
      </w:r>
      <w:r w:rsidR="004130D3">
        <w:rPr>
          <w:rFonts w:ascii="Palatino Linotype" w:hAnsi="Palatino Linotype"/>
          <w:sz w:val="20"/>
          <w:szCs w:val="20"/>
          <w:lang w:val="pt-BR"/>
        </w:rPr>
        <w:t>Na medicina computacional</w:t>
      </w:r>
      <w:r w:rsidR="00861CBA">
        <w:rPr>
          <w:rFonts w:ascii="Palatino Linotype" w:hAnsi="Palatino Linotype"/>
          <w:sz w:val="20"/>
          <w:szCs w:val="20"/>
          <w:lang w:val="pt-BR"/>
        </w:rPr>
        <w:t xml:space="preserve">, são desenvolvidos modelos matemáticos e computacionais da biologia molecular, da fisiologia, e da anatomia de doenças, de forma a melhorar o </w:t>
      </w:r>
      <w:r>
        <w:rPr>
          <w:rFonts w:ascii="Palatino Linotype" w:hAnsi="Palatino Linotype"/>
          <w:sz w:val="20"/>
          <w:szCs w:val="20"/>
          <w:lang w:val="pt-BR"/>
        </w:rPr>
        <w:t xml:space="preserve">diagnóstico e o </w:t>
      </w:r>
      <w:r w:rsidR="00861CBA">
        <w:rPr>
          <w:rFonts w:ascii="Palatino Linotype" w:hAnsi="Palatino Linotype"/>
          <w:sz w:val="20"/>
          <w:szCs w:val="20"/>
          <w:lang w:val="pt-BR"/>
        </w:rPr>
        <w:t xml:space="preserve">tratamento de pacientes. </w:t>
      </w:r>
      <w:r>
        <w:rPr>
          <w:rFonts w:ascii="Palatino Linotype" w:hAnsi="Palatino Linotype"/>
          <w:sz w:val="20"/>
          <w:szCs w:val="20"/>
          <w:lang w:val="pt-BR"/>
        </w:rPr>
        <w:t>Abordagens em</w:t>
      </w:r>
      <w:r w:rsidR="00CA1BF4">
        <w:rPr>
          <w:rFonts w:ascii="Palatino Linotype" w:hAnsi="Palatino Linotype"/>
          <w:sz w:val="20"/>
          <w:szCs w:val="20"/>
          <w:lang w:val="pt-BR"/>
        </w:rPr>
        <w:t xml:space="preserve"> CM </w:t>
      </w:r>
      <w:r>
        <w:rPr>
          <w:rFonts w:ascii="Palatino Linotype" w:hAnsi="Palatino Linotype"/>
          <w:sz w:val="20"/>
          <w:szCs w:val="20"/>
          <w:lang w:val="pt-BR"/>
        </w:rPr>
        <w:t>podem</w:t>
      </w:r>
      <w:r w:rsidR="00CA1BF4">
        <w:rPr>
          <w:rFonts w:ascii="Palatino Linotype" w:hAnsi="Palatino Linotype"/>
          <w:sz w:val="20"/>
          <w:szCs w:val="20"/>
          <w:lang w:val="pt-BR"/>
        </w:rPr>
        <w:t xml:space="preserve"> gerar novos conhecimentos em várias áreas da biologia, genética, </w:t>
      </w:r>
      <w:r>
        <w:rPr>
          <w:rFonts w:ascii="Palatino Linotype" w:hAnsi="Palatino Linotype"/>
          <w:sz w:val="20"/>
          <w:szCs w:val="20"/>
          <w:lang w:val="pt-BR"/>
        </w:rPr>
        <w:t xml:space="preserve">em </w:t>
      </w:r>
      <w:r w:rsidR="00CA1BF4">
        <w:rPr>
          <w:rFonts w:ascii="Palatino Linotype" w:hAnsi="Palatino Linotype"/>
          <w:sz w:val="20"/>
          <w:szCs w:val="20"/>
          <w:lang w:val="pt-BR"/>
        </w:rPr>
        <w:t xml:space="preserve">fisiologia </w:t>
      </w:r>
      <w:r>
        <w:rPr>
          <w:rFonts w:ascii="Palatino Linotype" w:hAnsi="Palatino Linotype"/>
          <w:sz w:val="20"/>
          <w:szCs w:val="20"/>
          <w:lang w:val="pt-BR"/>
        </w:rPr>
        <w:t>de tecidos e sistemas orgânicos.</w:t>
      </w:r>
      <w:r w:rsidR="00CA1BF4">
        <w:rPr>
          <w:rFonts w:ascii="Palatino Linotype" w:hAnsi="Palatino Linotype"/>
          <w:sz w:val="20"/>
          <w:szCs w:val="20"/>
          <w:lang w:val="pt-BR"/>
        </w:rPr>
        <w:t xml:space="preserve"> </w:t>
      </w:r>
      <w:r>
        <w:rPr>
          <w:rFonts w:ascii="Palatino Linotype" w:hAnsi="Palatino Linotype"/>
          <w:sz w:val="20"/>
          <w:szCs w:val="20"/>
          <w:lang w:val="pt-BR"/>
        </w:rPr>
        <w:t>Ela difere da biologia c</w:t>
      </w:r>
      <w:r w:rsidR="00CA1BF4">
        <w:rPr>
          <w:rFonts w:ascii="Palatino Linotype" w:hAnsi="Palatino Linotype"/>
          <w:sz w:val="20"/>
          <w:szCs w:val="20"/>
          <w:lang w:val="pt-BR"/>
        </w:rPr>
        <w:t>omputacional</w:t>
      </w:r>
      <w:r w:rsidR="00C66A7D">
        <w:rPr>
          <w:rFonts w:ascii="Palatino Linotype" w:hAnsi="Palatino Linotype"/>
          <w:sz w:val="20"/>
          <w:szCs w:val="20"/>
          <w:lang w:val="pt-BR"/>
        </w:rPr>
        <w:t>,</w:t>
      </w:r>
      <w:r w:rsidR="00CA1BF4">
        <w:rPr>
          <w:rFonts w:ascii="Palatino Linotype" w:hAnsi="Palatino Linotype"/>
          <w:sz w:val="20"/>
          <w:szCs w:val="20"/>
          <w:lang w:val="pt-BR"/>
        </w:rPr>
        <w:t xml:space="preserve"> </w:t>
      </w:r>
      <w:r w:rsidR="00C66A7D">
        <w:rPr>
          <w:rFonts w:ascii="Palatino Linotype" w:hAnsi="Palatino Linotype"/>
          <w:sz w:val="20"/>
          <w:szCs w:val="20"/>
          <w:lang w:val="pt-BR"/>
        </w:rPr>
        <w:t xml:space="preserve">pois o seu </w:t>
      </w:r>
      <w:r w:rsidR="00CA1BF4">
        <w:rPr>
          <w:rFonts w:ascii="Palatino Linotype" w:hAnsi="Palatino Linotype"/>
          <w:sz w:val="20"/>
          <w:szCs w:val="20"/>
          <w:lang w:val="pt-BR"/>
        </w:rPr>
        <w:t xml:space="preserve">foco </w:t>
      </w:r>
      <w:r w:rsidR="00C66A7D">
        <w:rPr>
          <w:rFonts w:ascii="Palatino Linotype" w:hAnsi="Palatino Linotype"/>
          <w:sz w:val="20"/>
          <w:szCs w:val="20"/>
          <w:lang w:val="pt-BR"/>
        </w:rPr>
        <w:t xml:space="preserve">é </w:t>
      </w:r>
      <w:r w:rsidR="00CA1BF4">
        <w:rPr>
          <w:rFonts w:ascii="Palatino Linotype" w:hAnsi="Palatino Linotype"/>
          <w:sz w:val="20"/>
          <w:szCs w:val="20"/>
          <w:lang w:val="pt-BR"/>
        </w:rPr>
        <w:t xml:space="preserve">a saúde humana, </w:t>
      </w:r>
      <w:r w:rsidR="00C66A7D">
        <w:rPr>
          <w:rFonts w:ascii="Palatino Linotype" w:hAnsi="Palatino Linotype"/>
          <w:sz w:val="20"/>
          <w:szCs w:val="20"/>
          <w:lang w:val="pt-BR"/>
        </w:rPr>
        <w:t>contemplando</w:t>
      </w:r>
      <w:r w:rsidR="00CA1BF4">
        <w:rPr>
          <w:rFonts w:ascii="Palatino Linotype" w:hAnsi="Palatino Linotype"/>
          <w:sz w:val="20"/>
          <w:szCs w:val="20"/>
          <w:lang w:val="pt-BR"/>
        </w:rPr>
        <w:t xml:space="preserve"> </w:t>
      </w:r>
      <w:r w:rsidR="00C66A7D">
        <w:rPr>
          <w:rFonts w:ascii="Palatino Linotype" w:hAnsi="Palatino Linotype"/>
          <w:sz w:val="20"/>
          <w:szCs w:val="20"/>
          <w:lang w:val="pt-BR"/>
        </w:rPr>
        <w:t xml:space="preserve">a </w:t>
      </w:r>
      <w:r w:rsidR="00CA1BF4">
        <w:rPr>
          <w:rFonts w:ascii="Palatino Linotype" w:hAnsi="Palatino Linotype"/>
          <w:sz w:val="20"/>
          <w:szCs w:val="20"/>
          <w:lang w:val="pt-BR"/>
        </w:rPr>
        <w:t xml:space="preserve">translação </w:t>
      </w:r>
      <w:r w:rsidR="00C66A7D">
        <w:rPr>
          <w:rFonts w:ascii="Palatino Linotype" w:hAnsi="Palatino Linotype"/>
          <w:sz w:val="20"/>
          <w:szCs w:val="20"/>
          <w:lang w:val="pt-BR"/>
        </w:rPr>
        <w:t>de novos métodos e técnicas para a prática</w:t>
      </w:r>
      <w:r>
        <w:rPr>
          <w:rFonts w:ascii="Palatino Linotype" w:hAnsi="Palatino Linotype"/>
          <w:sz w:val="20"/>
          <w:szCs w:val="20"/>
          <w:lang w:val="pt-BR"/>
        </w:rPr>
        <w:t xml:space="preserve"> </w:t>
      </w:r>
      <w:r w:rsidR="00CA1BF4">
        <w:rPr>
          <w:rFonts w:ascii="Palatino Linotype" w:hAnsi="Palatino Linotype"/>
          <w:sz w:val="20"/>
          <w:szCs w:val="20"/>
          <w:lang w:val="pt-BR"/>
        </w:rPr>
        <w:t>clínica à curto prazo.</w:t>
      </w:r>
      <w:r>
        <w:rPr>
          <w:rFonts w:ascii="Palatino Linotype" w:hAnsi="Palatino Linotype"/>
          <w:sz w:val="20"/>
          <w:szCs w:val="20"/>
          <w:lang w:val="pt-BR"/>
        </w:rPr>
        <w:t xml:space="preserve"> </w:t>
      </w:r>
    </w:p>
    <w:p w14:paraId="47CDBDF1" w14:textId="7441AC27" w:rsidR="00E04687" w:rsidRDefault="00B12C15" w:rsidP="004610D7">
      <w:pPr>
        <w:spacing w:after="240" w:line="276" w:lineRule="auto"/>
        <w:ind w:firstLine="578"/>
        <w:jc w:val="both"/>
        <w:rPr>
          <w:rFonts w:ascii="Palatino Linotype" w:hAnsi="Palatino Linotype"/>
          <w:sz w:val="20"/>
          <w:szCs w:val="20"/>
          <w:lang w:val="pt-BR"/>
        </w:rPr>
      </w:pPr>
      <w:r>
        <w:rPr>
          <w:rFonts w:ascii="Palatino Linotype" w:hAnsi="Palatino Linotype"/>
          <w:sz w:val="20"/>
          <w:szCs w:val="20"/>
          <w:lang w:val="pt-BR"/>
        </w:rPr>
        <w:t xml:space="preserve">As aplicações em CM são as mais variadas possíveis, e </w:t>
      </w:r>
      <w:r w:rsidR="004C487A">
        <w:rPr>
          <w:rFonts w:ascii="Palatino Linotype" w:hAnsi="Palatino Linotype"/>
          <w:sz w:val="20"/>
          <w:szCs w:val="20"/>
          <w:lang w:val="pt-BR"/>
        </w:rPr>
        <w:t xml:space="preserve">na verdade </w:t>
      </w:r>
      <w:r>
        <w:rPr>
          <w:rFonts w:ascii="Palatino Linotype" w:hAnsi="Palatino Linotype"/>
          <w:sz w:val="20"/>
          <w:szCs w:val="20"/>
          <w:lang w:val="pt-BR"/>
        </w:rPr>
        <w:t>tão amplas quanto à própr</w:t>
      </w:r>
      <w:r w:rsidR="004C487A">
        <w:rPr>
          <w:rFonts w:ascii="Palatino Linotype" w:hAnsi="Palatino Linotype"/>
          <w:sz w:val="20"/>
          <w:szCs w:val="20"/>
          <w:lang w:val="pt-BR"/>
        </w:rPr>
        <w:t>ia medicina.</w:t>
      </w:r>
      <w:r>
        <w:rPr>
          <w:rFonts w:ascii="Palatino Linotype" w:hAnsi="Palatino Linotype"/>
          <w:sz w:val="20"/>
          <w:szCs w:val="20"/>
          <w:lang w:val="pt-BR"/>
        </w:rPr>
        <w:t xml:space="preserve"> </w:t>
      </w:r>
      <w:r w:rsidR="004C487A">
        <w:rPr>
          <w:rFonts w:ascii="Palatino Linotype" w:hAnsi="Palatino Linotype"/>
          <w:sz w:val="20"/>
          <w:szCs w:val="20"/>
          <w:lang w:val="pt-BR"/>
        </w:rPr>
        <w:t>Elas</w:t>
      </w:r>
      <w:r>
        <w:rPr>
          <w:rFonts w:ascii="Palatino Linotype" w:hAnsi="Palatino Linotype"/>
          <w:sz w:val="20"/>
          <w:szCs w:val="20"/>
          <w:lang w:val="pt-BR"/>
        </w:rPr>
        <w:t xml:space="preserve"> incluem a identificação de drogas mais eficazes </w:t>
      </w:r>
      <w:r w:rsidR="004C487A">
        <w:rPr>
          <w:rFonts w:ascii="Palatino Linotype" w:hAnsi="Palatino Linotype"/>
          <w:sz w:val="20"/>
          <w:szCs w:val="20"/>
          <w:lang w:val="pt-BR"/>
        </w:rPr>
        <w:t>combinando</w:t>
      </w:r>
      <w:r>
        <w:rPr>
          <w:rFonts w:ascii="Palatino Linotype" w:hAnsi="Palatino Linotype"/>
          <w:sz w:val="20"/>
          <w:szCs w:val="20"/>
          <w:lang w:val="pt-BR"/>
        </w:rPr>
        <w:t xml:space="preserve"> </w:t>
      </w:r>
      <w:proofErr w:type="spellStart"/>
      <w:r>
        <w:rPr>
          <w:rFonts w:ascii="Palatino Linotype" w:hAnsi="Palatino Linotype"/>
          <w:sz w:val="20"/>
          <w:szCs w:val="20"/>
          <w:lang w:val="pt-BR"/>
        </w:rPr>
        <w:t>biomarcadores</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genômicos</w:t>
      </w:r>
      <w:proofErr w:type="spellEnd"/>
      <w:r>
        <w:rPr>
          <w:rFonts w:ascii="Palatino Linotype" w:hAnsi="Palatino Linotype"/>
          <w:sz w:val="20"/>
          <w:szCs w:val="20"/>
          <w:lang w:val="pt-BR"/>
        </w:rPr>
        <w:t xml:space="preserve"> e </w:t>
      </w:r>
      <w:proofErr w:type="spellStart"/>
      <w:r>
        <w:rPr>
          <w:rFonts w:ascii="Palatino Linotype" w:hAnsi="Palatino Linotype"/>
          <w:sz w:val="20"/>
          <w:szCs w:val="20"/>
          <w:lang w:val="pt-BR"/>
        </w:rPr>
        <w:t>proteômicos</w:t>
      </w:r>
      <w:proofErr w:type="spellEnd"/>
      <w:r>
        <w:rPr>
          <w:rFonts w:ascii="Palatino Linotype" w:hAnsi="Palatino Linotype"/>
          <w:sz w:val="20"/>
          <w:szCs w:val="20"/>
          <w:lang w:val="pt-BR"/>
        </w:rPr>
        <w:t xml:space="preserve">, a descoberta de </w:t>
      </w:r>
      <w:proofErr w:type="spellStart"/>
      <w:r>
        <w:rPr>
          <w:rFonts w:ascii="Palatino Linotype" w:hAnsi="Palatino Linotype"/>
          <w:sz w:val="20"/>
          <w:szCs w:val="20"/>
          <w:lang w:val="pt-BR"/>
        </w:rPr>
        <w:t>biomarcadores</w:t>
      </w:r>
      <w:proofErr w:type="spellEnd"/>
      <w:r>
        <w:rPr>
          <w:rFonts w:ascii="Palatino Linotype" w:hAnsi="Palatino Linotype"/>
          <w:sz w:val="20"/>
          <w:szCs w:val="20"/>
          <w:lang w:val="pt-BR"/>
        </w:rPr>
        <w:t xml:space="preserve"> baseados em imagem para fins de diagnóstico e prognóstico de doenças, o planejamento individualizado de terapias, </w:t>
      </w:r>
      <w:r w:rsidR="00CE7F5E">
        <w:rPr>
          <w:rFonts w:ascii="Palatino Linotype" w:hAnsi="Palatino Linotype"/>
          <w:sz w:val="20"/>
          <w:szCs w:val="20"/>
          <w:lang w:val="pt-BR"/>
        </w:rPr>
        <w:t xml:space="preserve">desenvolvimento de modelos de </w:t>
      </w:r>
      <w:r>
        <w:rPr>
          <w:rFonts w:ascii="Palatino Linotype" w:hAnsi="Palatino Linotype"/>
          <w:sz w:val="20"/>
          <w:szCs w:val="20"/>
          <w:lang w:val="pt-BR"/>
        </w:rPr>
        <w:t xml:space="preserve">aprendizado </w:t>
      </w:r>
      <w:r w:rsidR="00CE7F5E">
        <w:rPr>
          <w:rFonts w:ascii="Palatino Linotype" w:hAnsi="Palatino Linotype"/>
          <w:sz w:val="20"/>
          <w:szCs w:val="20"/>
          <w:lang w:val="pt-BR"/>
        </w:rPr>
        <w:t xml:space="preserve">computacional </w:t>
      </w:r>
      <w:r>
        <w:rPr>
          <w:rFonts w:ascii="Palatino Linotype" w:hAnsi="Palatino Linotype"/>
          <w:sz w:val="20"/>
          <w:szCs w:val="20"/>
          <w:lang w:val="pt-BR"/>
        </w:rPr>
        <w:t xml:space="preserve">a partir de dados de laudos de exames para </w:t>
      </w:r>
      <w:r w:rsidR="00CE7F5E">
        <w:rPr>
          <w:rFonts w:ascii="Palatino Linotype" w:hAnsi="Palatino Linotype"/>
          <w:sz w:val="20"/>
          <w:szCs w:val="20"/>
          <w:lang w:val="pt-BR"/>
        </w:rPr>
        <w:t>recomendação de tratamentos</w:t>
      </w:r>
      <w:r w:rsidR="00E673ED">
        <w:rPr>
          <w:rFonts w:ascii="Palatino Linotype" w:hAnsi="Palatino Linotype"/>
          <w:sz w:val="20"/>
          <w:szCs w:val="20"/>
          <w:lang w:val="pt-BR"/>
        </w:rPr>
        <w:t>,</w:t>
      </w:r>
      <w:r w:rsidR="00CE7F5E">
        <w:rPr>
          <w:rFonts w:ascii="Palatino Linotype" w:hAnsi="Palatino Linotype"/>
          <w:sz w:val="20"/>
          <w:szCs w:val="20"/>
          <w:lang w:val="pt-BR"/>
        </w:rPr>
        <w:t xml:space="preserve"> otimização de políticas de saúde através de análises quantitativas, entre muitas outras. Esta disciplina está em contínua progressão </w:t>
      </w:r>
      <w:r w:rsidR="004C487A">
        <w:rPr>
          <w:rFonts w:ascii="Palatino Linotype" w:hAnsi="Palatino Linotype"/>
          <w:sz w:val="20"/>
          <w:szCs w:val="20"/>
          <w:lang w:val="pt-BR"/>
        </w:rPr>
        <w:t xml:space="preserve">e </w:t>
      </w:r>
      <w:r w:rsidR="005651CB">
        <w:rPr>
          <w:rFonts w:ascii="Palatino Linotype" w:hAnsi="Palatino Linotype"/>
          <w:sz w:val="20"/>
          <w:szCs w:val="20"/>
          <w:lang w:val="pt-BR"/>
        </w:rPr>
        <w:t>dá</w:t>
      </w:r>
      <w:r w:rsidR="00CE7F5E">
        <w:rPr>
          <w:rFonts w:ascii="Palatino Linotype" w:hAnsi="Palatino Linotype"/>
          <w:sz w:val="20"/>
          <w:szCs w:val="20"/>
          <w:lang w:val="pt-BR"/>
        </w:rPr>
        <w:t xml:space="preserve"> um impacto </w:t>
      </w:r>
      <w:r w:rsidR="00E673ED">
        <w:rPr>
          <w:rFonts w:ascii="Palatino Linotype" w:hAnsi="Palatino Linotype"/>
          <w:sz w:val="20"/>
          <w:szCs w:val="20"/>
          <w:lang w:val="pt-BR"/>
        </w:rPr>
        <w:t>transformativo</w:t>
      </w:r>
      <w:r w:rsidR="00CE7F5E">
        <w:rPr>
          <w:rFonts w:ascii="Palatino Linotype" w:hAnsi="Palatino Linotype"/>
          <w:sz w:val="20"/>
          <w:szCs w:val="20"/>
          <w:lang w:val="pt-BR"/>
        </w:rPr>
        <w:t xml:space="preserve"> a saúde humana.</w:t>
      </w:r>
      <w:r w:rsidR="003F100F">
        <w:rPr>
          <w:rFonts w:ascii="Palatino Linotype" w:hAnsi="Palatino Linotype"/>
          <w:sz w:val="20"/>
          <w:szCs w:val="20"/>
          <w:lang w:val="pt-BR"/>
        </w:rPr>
        <w:t xml:space="preserve"> </w:t>
      </w:r>
      <w:r w:rsidR="00CE7F5E">
        <w:rPr>
          <w:rFonts w:ascii="Palatino Linotype" w:hAnsi="Palatino Linotype"/>
          <w:sz w:val="20"/>
          <w:szCs w:val="20"/>
          <w:lang w:val="pt-BR"/>
        </w:rPr>
        <w:t xml:space="preserve">Este tem sido o pilar de minha pesquisa acadêmica, </w:t>
      </w:r>
      <w:r w:rsidR="003F100F">
        <w:rPr>
          <w:rFonts w:ascii="Palatino Linotype" w:hAnsi="Palatino Linotype"/>
          <w:sz w:val="20"/>
          <w:szCs w:val="20"/>
          <w:lang w:val="pt-BR"/>
        </w:rPr>
        <w:t xml:space="preserve">que a seguir sumarizo </w:t>
      </w:r>
      <w:r w:rsidR="000D375B">
        <w:rPr>
          <w:rFonts w:ascii="Palatino Linotype" w:hAnsi="Palatino Linotype"/>
          <w:sz w:val="20"/>
          <w:szCs w:val="20"/>
          <w:lang w:val="pt-BR"/>
        </w:rPr>
        <w:t>as contribuições que considero mais relevantes</w:t>
      </w:r>
      <w:r w:rsidR="003F100F">
        <w:rPr>
          <w:rFonts w:ascii="Palatino Linotype" w:hAnsi="Palatino Linotype"/>
          <w:sz w:val="20"/>
          <w:szCs w:val="20"/>
          <w:lang w:val="pt-BR"/>
        </w:rPr>
        <w:t>.</w:t>
      </w:r>
      <w:r w:rsidR="007A5AFC">
        <w:rPr>
          <w:rFonts w:ascii="Palatino Linotype" w:hAnsi="Palatino Linotype"/>
          <w:sz w:val="20"/>
          <w:szCs w:val="20"/>
          <w:lang w:val="pt-BR"/>
        </w:rPr>
        <w:t xml:space="preserve"> </w:t>
      </w:r>
    </w:p>
    <w:p w14:paraId="42678116" w14:textId="1550AF9E" w:rsidR="00EE3383" w:rsidRPr="004D0E56" w:rsidRDefault="00DC6025" w:rsidP="00EE3383">
      <w:pPr>
        <w:pStyle w:val="Memorial-Heading2"/>
        <w:rPr>
          <w:sz w:val="22"/>
          <w:szCs w:val="22"/>
        </w:rPr>
      </w:pPr>
      <w:bookmarkStart w:id="82" w:name="_Toc334106625"/>
      <w:r>
        <w:rPr>
          <w:sz w:val="22"/>
          <w:szCs w:val="22"/>
        </w:rPr>
        <w:t>Conectividade</w:t>
      </w:r>
      <w:r w:rsidR="00EE3383" w:rsidRPr="004D0E56">
        <w:rPr>
          <w:sz w:val="22"/>
          <w:szCs w:val="22"/>
        </w:rPr>
        <w:t xml:space="preserve"> </w:t>
      </w:r>
      <w:r>
        <w:rPr>
          <w:sz w:val="22"/>
          <w:szCs w:val="22"/>
        </w:rPr>
        <w:t>anatômica cerebral</w:t>
      </w:r>
      <w:bookmarkEnd w:id="82"/>
    </w:p>
    <w:p w14:paraId="2F1AAB22" w14:textId="3EE27252" w:rsidR="00E62D36" w:rsidRDefault="0055193B" w:rsidP="004610D7">
      <w:pPr>
        <w:spacing w:after="120" w:line="276" w:lineRule="auto"/>
        <w:jc w:val="both"/>
        <w:rPr>
          <w:rFonts w:ascii="Palatino Linotype" w:hAnsi="Palatino Linotype"/>
          <w:sz w:val="20"/>
          <w:szCs w:val="20"/>
          <w:lang w:val="pt-BR"/>
        </w:rPr>
      </w:pPr>
      <w:r>
        <w:rPr>
          <w:rFonts w:ascii="Palatino Linotype" w:hAnsi="Palatino Linotype"/>
          <w:sz w:val="20"/>
          <w:szCs w:val="20"/>
          <w:lang w:val="pt-BR"/>
        </w:rPr>
        <w:t xml:space="preserve">A anatomia computacional é uma </w:t>
      </w:r>
      <w:r w:rsidR="004130D3">
        <w:rPr>
          <w:rFonts w:ascii="Palatino Linotype" w:hAnsi="Palatino Linotype"/>
          <w:sz w:val="20"/>
          <w:szCs w:val="20"/>
          <w:lang w:val="pt-BR"/>
        </w:rPr>
        <w:t>sub</w:t>
      </w:r>
      <w:r>
        <w:rPr>
          <w:rFonts w:ascii="Palatino Linotype" w:hAnsi="Palatino Linotype"/>
          <w:sz w:val="20"/>
          <w:szCs w:val="20"/>
          <w:lang w:val="pt-BR"/>
        </w:rPr>
        <w:t xml:space="preserve">área </w:t>
      </w:r>
      <w:r w:rsidR="004130D3">
        <w:rPr>
          <w:rFonts w:ascii="Palatino Linotype" w:hAnsi="Palatino Linotype"/>
          <w:sz w:val="20"/>
          <w:szCs w:val="20"/>
          <w:lang w:val="pt-BR"/>
        </w:rPr>
        <w:t>de pesquisa em MC</w:t>
      </w:r>
      <w:r>
        <w:rPr>
          <w:rFonts w:ascii="Palatino Linotype" w:hAnsi="Palatino Linotype"/>
          <w:sz w:val="20"/>
          <w:szCs w:val="20"/>
          <w:lang w:val="pt-BR"/>
        </w:rPr>
        <w:t xml:space="preserve"> com o objetivo de quantificar a variabilidade de estruturas e formas biológicas. O cérebro humano é um clássico exemplo de órgão cujo conhecimento anatômico se deu ao longo da histó</w:t>
      </w:r>
      <w:r w:rsidR="00DC6025">
        <w:rPr>
          <w:rFonts w:ascii="Palatino Linotype" w:hAnsi="Palatino Linotype"/>
          <w:sz w:val="20"/>
          <w:szCs w:val="20"/>
          <w:lang w:val="pt-BR"/>
        </w:rPr>
        <w:t xml:space="preserve">ria humana através de dissecções. </w:t>
      </w:r>
      <w:r w:rsidR="00A51E0C">
        <w:rPr>
          <w:rFonts w:ascii="Palatino Linotype" w:hAnsi="Palatino Linotype"/>
          <w:sz w:val="20"/>
          <w:szCs w:val="20"/>
          <w:lang w:val="pt-BR"/>
        </w:rPr>
        <w:t xml:space="preserve">O conhecimento de mudanças estruturais do cérebro podem levar à caracterização de doenças neuropsiquiátricas e </w:t>
      </w:r>
      <w:r w:rsidR="00C42D52">
        <w:rPr>
          <w:rFonts w:ascii="Palatino Linotype" w:hAnsi="Palatino Linotype"/>
          <w:sz w:val="20"/>
          <w:szCs w:val="20"/>
          <w:lang w:val="pt-BR"/>
        </w:rPr>
        <w:t xml:space="preserve">de </w:t>
      </w:r>
      <w:proofErr w:type="spellStart"/>
      <w:r w:rsidR="00C42D52">
        <w:rPr>
          <w:rFonts w:ascii="Palatino Linotype" w:hAnsi="Palatino Linotype"/>
          <w:sz w:val="20"/>
          <w:szCs w:val="20"/>
          <w:lang w:val="pt-BR"/>
        </w:rPr>
        <w:t>neurodesenvolvimento</w:t>
      </w:r>
      <w:proofErr w:type="spellEnd"/>
      <w:r w:rsidR="00C42D52">
        <w:rPr>
          <w:rFonts w:ascii="Palatino Linotype" w:hAnsi="Palatino Linotype"/>
          <w:sz w:val="20"/>
          <w:szCs w:val="20"/>
          <w:lang w:val="pt-BR"/>
        </w:rPr>
        <w:t>, assim como</w:t>
      </w:r>
      <w:r w:rsidR="00A51E0C">
        <w:rPr>
          <w:rFonts w:ascii="Palatino Linotype" w:hAnsi="Palatino Linotype"/>
          <w:sz w:val="20"/>
          <w:szCs w:val="20"/>
          <w:lang w:val="pt-BR"/>
        </w:rPr>
        <w:t xml:space="preserve"> caracterizar a progressão de tumores. </w:t>
      </w:r>
    </w:p>
    <w:p w14:paraId="6C06F701" w14:textId="70271E50" w:rsidR="00583268" w:rsidRDefault="00E62D36" w:rsidP="00F263D2">
      <w:pPr>
        <w:spacing w:after="240" w:line="276" w:lineRule="auto"/>
        <w:jc w:val="both"/>
        <w:rPr>
          <w:ins w:id="83" w:author="Choukri Mekkaoui" w:date="2016-08-29T15:58:00Z"/>
          <w:rFonts w:ascii="Palatino Linotype" w:hAnsi="Palatino Linotype"/>
          <w:sz w:val="20"/>
          <w:szCs w:val="20"/>
          <w:lang w:val="pt-BR"/>
        </w:rPr>
      </w:pPr>
      <w:r>
        <w:rPr>
          <w:noProof/>
        </w:rPr>
        <mc:AlternateContent>
          <mc:Choice Requires="wps">
            <w:drawing>
              <wp:anchor distT="0" distB="0" distL="114300" distR="114300" simplePos="0" relativeHeight="251659264" behindDoc="0" locked="0" layoutInCell="1" allowOverlap="1" wp14:anchorId="6CD20A0F" wp14:editId="7B2532FB">
                <wp:simplePos x="0" y="0"/>
                <wp:positionH relativeFrom="column">
                  <wp:posOffset>0</wp:posOffset>
                </wp:positionH>
                <wp:positionV relativeFrom="paragraph">
                  <wp:posOffset>3497580</wp:posOffset>
                </wp:positionV>
                <wp:extent cx="5257800" cy="520700"/>
                <wp:effectExtent l="0" t="0" r="0" b="12700"/>
                <wp:wrapSquare wrapText="bothSides"/>
                <wp:docPr id="1" name="Text Box 1"/>
                <wp:cNvGraphicFramePr/>
                <a:graphic xmlns:a="http://schemas.openxmlformats.org/drawingml/2006/main">
                  <a:graphicData uri="http://schemas.microsoft.com/office/word/2010/wordprocessingShape">
                    <wps:wsp>
                      <wps:cNvSpPr txBox="1"/>
                      <wps:spPr>
                        <a:xfrm>
                          <a:off x="0" y="0"/>
                          <a:ext cx="5257800" cy="520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4D3C369" w14:textId="0A8DCFFE" w:rsidR="008133AD" w:rsidRPr="00F77123" w:rsidRDefault="008133AD" w:rsidP="004C14CE">
                            <w:pPr>
                              <w:pStyle w:val="Caption"/>
                              <w:jc w:val="both"/>
                              <w:rPr>
                                <w:rFonts w:ascii="Arial Narrow" w:hAnsi="Arial Narrow"/>
                                <w:noProof/>
                                <w:color w:val="auto"/>
                                <w:lang w:val="pt-BR"/>
                              </w:rPr>
                            </w:pPr>
                            <w:r w:rsidRPr="00F77123">
                              <w:rPr>
                                <w:rFonts w:ascii="Arial Narrow" w:hAnsi="Arial Narrow"/>
                                <w:color w:val="auto"/>
                                <w:lang w:val="pt-BR"/>
                              </w:rPr>
                              <w:t xml:space="preserve">Figura </w:t>
                            </w:r>
                            <w:r w:rsidRPr="00F77123">
                              <w:rPr>
                                <w:rFonts w:ascii="Arial Narrow" w:hAnsi="Arial Narrow"/>
                                <w:color w:val="auto"/>
                                <w:lang w:val="pt-BR"/>
                              </w:rPr>
                              <w:fldChar w:fldCharType="begin"/>
                            </w:r>
                            <w:r w:rsidRPr="00F77123">
                              <w:rPr>
                                <w:rFonts w:ascii="Arial Narrow" w:hAnsi="Arial Narrow"/>
                                <w:color w:val="auto"/>
                                <w:lang w:val="pt-BR"/>
                              </w:rPr>
                              <w:instrText xml:space="preserve"> SEQ Figura \* ARABIC </w:instrText>
                            </w:r>
                            <w:r w:rsidRPr="00F77123">
                              <w:rPr>
                                <w:rFonts w:ascii="Arial Narrow" w:hAnsi="Arial Narrow"/>
                                <w:color w:val="auto"/>
                                <w:lang w:val="pt-BR"/>
                              </w:rPr>
                              <w:fldChar w:fldCharType="separate"/>
                            </w:r>
                            <w:r w:rsidRPr="00F77123">
                              <w:rPr>
                                <w:rFonts w:ascii="Arial Narrow" w:hAnsi="Arial Narrow"/>
                                <w:noProof/>
                                <w:color w:val="auto"/>
                                <w:lang w:val="pt-BR"/>
                              </w:rPr>
                              <w:t>1</w:t>
                            </w:r>
                            <w:r w:rsidRPr="00F77123">
                              <w:rPr>
                                <w:rFonts w:ascii="Arial Narrow" w:hAnsi="Arial Narrow"/>
                                <w:color w:val="auto"/>
                                <w:lang w:val="pt-BR"/>
                              </w:rPr>
                              <w:fldChar w:fldCharType="end"/>
                            </w:r>
                            <w:r w:rsidRPr="00F77123">
                              <w:rPr>
                                <w:rFonts w:ascii="Arial Narrow" w:hAnsi="Arial Narrow"/>
                                <w:color w:val="auto"/>
                                <w:lang w:val="pt-BR"/>
                              </w:rPr>
                              <w:t xml:space="preserve">. </w:t>
                            </w:r>
                            <w:r w:rsidRPr="00F77123">
                              <w:rPr>
                                <w:rFonts w:ascii="Arial Narrow" w:hAnsi="Arial Narrow"/>
                                <w:b w:val="0"/>
                                <w:color w:val="auto"/>
                                <w:lang w:val="pt-BR"/>
                              </w:rPr>
                              <w:t>Esquerda: exemplo de evolução de onda em meio anisotrópico. Centro: mapa de propagação de ondas geométricas a partir de uma semente inicial. Direita: caminhos neuronais a partir de um ponto no esplênio do corpo caloso coloridos com um índice de validação.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0;margin-top:275.4pt;width:414pt;height:4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" stroked="f">
                <v:textbox style="mso-fit-shape-to-text:t" inset="0,0,0,0">
                  <w:txbxContent>
                    <w:p w14:paraId="64D3C369" w14:textId="0A8DCFFE" w:rsidR="008133AD" w:rsidRPr="00F77123" w:rsidRDefault="008133AD" w:rsidP="004C14CE">
                      <w:pPr>
                        <w:pStyle w:val="Caption"/>
                        <w:jc w:val="both"/>
                        <w:rPr>
                          <w:rFonts w:ascii="Arial Narrow" w:hAnsi="Arial Narrow"/>
                          <w:noProof/>
                          <w:color w:val="auto"/>
                          <w:lang w:val="pt-BR"/>
                        </w:rPr>
                      </w:pPr>
                      <w:r w:rsidRPr="00F77123">
                        <w:rPr>
                          <w:rFonts w:ascii="Arial Narrow" w:hAnsi="Arial Narrow"/>
                          <w:color w:val="auto"/>
                          <w:lang w:val="pt-BR"/>
                        </w:rPr>
                        <w:t xml:space="preserve">Figura </w:t>
                      </w:r>
                      <w:r w:rsidRPr="00F77123">
                        <w:rPr>
                          <w:rFonts w:ascii="Arial Narrow" w:hAnsi="Arial Narrow"/>
                          <w:color w:val="auto"/>
                          <w:lang w:val="pt-BR"/>
                        </w:rPr>
                        <w:fldChar w:fldCharType="begin"/>
                      </w:r>
                      <w:r w:rsidRPr="00F77123">
                        <w:rPr>
                          <w:rFonts w:ascii="Arial Narrow" w:hAnsi="Arial Narrow"/>
                          <w:color w:val="auto"/>
                          <w:lang w:val="pt-BR"/>
                        </w:rPr>
                        <w:instrText xml:space="preserve"> SEQ Figura \* ARABIC </w:instrText>
                      </w:r>
                      <w:r w:rsidRPr="00F77123">
                        <w:rPr>
                          <w:rFonts w:ascii="Arial Narrow" w:hAnsi="Arial Narrow"/>
                          <w:color w:val="auto"/>
                          <w:lang w:val="pt-BR"/>
                        </w:rPr>
                        <w:fldChar w:fldCharType="separate"/>
                      </w:r>
                      <w:r w:rsidRPr="00F77123">
                        <w:rPr>
                          <w:rFonts w:ascii="Arial Narrow" w:hAnsi="Arial Narrow"/>
                          <w:noProof/>
                          <w:color w:val="auto"/>
                          <w:lang w:val="pt-BR"/>
                        </w:rPr>
                        <w:t>1</w:t>
                      </w:r>
                      <w:r w:rsidRPr="00F77123">
                        <w:rPr>
                          <w:rFonts w:ascii="Arial Narrow" w:hAnsi="Arial Narrow"/>
                          <w:color w:val="auto"/>
                          <w:lang w:val="pt-BR"/>
                        </w:rPr>
                        <w:fldChar w:fldCharType="end"/>
                      </w:r>
                      <w:r w:rsidRPr="00F77123">
                        <w:rPr>
                          <w:rFonts w:ascii="Arial Narrow" w:hAnsi="Arial Narrow"/>
                          <w:color w:val="auto"/>
                          <w:lang w:val="pt-BR"/>
                        </w:rPr>
                        <w:t xml:space="preserve">. </w:t>
                      </w:r>
                      <w:r w:rsidRPr="00F77123">
                        <w:rPr>
                          <w:rFonts w:ascii="Arial Narrow" w:hAnsi="Arial Narrow"/>
                          <w:b w:val="0"/>
                          <w:color w:val="auto"/>
                          <w:lang w:val="pt-BR"/>
                        </w:rPr>
                        <w:t>Esquerda: exemplo de evolução de onda em meio anisotrópico. Centro: mapa de propagação de ondas geométricas a partir de uma semente inicial. Direita: caminhos neuronais a partir de um ponto no esplênio do corpo caloso coloridos com um índice de validação.</w:t>
                      </w:r>
                    </w:p>
                  </w:txbxContent>
                </v:textbox>
                <w10:wrap type="square"/>
              </v:shape>
            </w:pict>
          </mc:Fallback>
        </mc:AlternateContent>
      </w:r>
      <w:r w:rsidR="004610D7">
        <w:rPr>
          <w:rFonts w:ascii="Palatino Linotype" w:hAnsi="Palatino Linotype"/>
          <w:sz w:val="20"/>
          <w:szCs w:val="20"/>
          <w:lang w:val="pt-BR"/>
        </w:rPr>
        <w:tab/>
      </w:r>
      <w:r w:rsidR="00A51E0C">
        <w:rPr>
          <w:rFonts w:ascii="Palatino Linotype" w:hAnsi="Palatino Linotype"/>
          <w:sz w:val="20"/>
          <w:szCs w:val="20"/>
          <w:lang w:val="pt-BR"/>
        </w:rPr>
        <w:t>C</w:t>
      </w:r>
      <w:r w:rsidR="00DC6025">
        <w:rPr>
          <w:rFonts w:ascii="Palatino Linotype" w:hAnsi="Palatino Linotype"/>
          <w:sz w:val="20"/>
          <w:szCs w:val="20"/>
          <w:lang w:val="pt-BR"/>
        </w:rPr>
        <w:t xml:space="preserve">om a </w:t>
      </w:r>
      <w:r w:rsidR="00C42D52">
        <w:rPr>
          <w:rFonts w:ascii="Palatino Linotype" w:hAnsi="Palatino Linotype"/>
          <w:sz w:val="20"/>
          <w:szCs w:val="20"/>
          <w:lang w:val="pt-BR"/>
        </w:rPr>
        <w:t xml:space="preserve">mais recente </w:t>
      </w:r>
      <w:r w:rsidR="00DC6025">
        <w:rPr>
          <w:rFonts w:ascii="Palatino Linotype" w:hAnsi="Palatino Linotype"/>
          <w:sz w:val="20"/>
          <w:szCs w:val="20"/>
          <w:lang w:val="pt-BR"/>
        </w:rPr>
        <w:t xml:space="preserve">evolução das técnicas de imagens de ressonância magnética (RM), foi possível retratar com maior fidelidade, e de forma não invasiva, a conectividade anatômica do cérebro humano. Um dos meus principais trabalhos durante o pós-doutoramento foi </w:t>
      </w:r>
      <w:r w:rsidR="00C42D52">
        <w:rPr>
          <w:rFonts w:ascii="Palatino Linotype" w:hAnsi="Palatino Linotype"/>
          <w:sz w:val="20"/>
          <w:szCs w:val="20"/>
          <w:lang w:val="pt-BR"/>
        </w:rPr>
        <w:t xml:space="preserve">justamente </w:t>
      </w:r>
      <w:r w:rsidR="004130D3">
        <w:rPr>
          <w:rFonts w:ascii="Palatino Linotype" w:hAnsi="Palatino Linotype"/>
          <w:sz w:val="20"/>
          <w:szCs w:val="20"/>
          <w:lang w:val="pt-BR"/>
        </w:rPr>
        <w:t xml:space="preserve">o estudo da conectividade </w:t>
      </w:r>
      <w:r w:rsidR="00CE65D5">
        <w:rPr>
          <w:rFonts w:ascii="Palatino Linotype" w:hAnsi="Palatino Linotype"/>
          <w:sz w:val="20"/>
          <w:szCs w:val="20"/>
          <w:lang w:val="pt-BR"/>
        </w:rPr>
        <w:t xml:space="preserve">anatômica </w:t>
      </w:r>
      <w:r w:rsidR="004130D3">
        <w:rPr>
          <w:rFonts w:ascii="Palatino Linotype" w:hAnsi="Palatino Linotype"/>
          <w:sz w:val="20"/>
          <w:szCs w:val="20"/>
          <w:lang w:val="pt-BR"/>
        </w:rPr>
        <w:t xml:space="preserve">cerebral utilizando informações sobre a difusividade de moléculas de água </w:t>
      </w:r>
      <w:r w:rsidR="00CE65D5">
        <w:rPr>
          <w:rFonts w:ascii="Palatino Linotype" w:hAnsi="Palatino Linotype"/>
          <w:sz w:val="20"/>
          <w:szCs w:val="20"/>
          <w:lang w:val="pt-BR"/>
        </w:rPr>
        <w:t>no</w:t>
      </w:r>
      <w:r w:rsidR="004130D3">
        <w:rPr>
          <w:rFonts w:ascii="Palatino Linotype" w:hAnsi="Palatino Linotype"/>
          <w:sz w:val="20"/>
          <w:szCs w:val="20"/>
          <w:lang w:val="pt-BR"/>
        </w:rPr>
        <w:t xml:space="preserve"> tecido </w:t>
      </w:r>
      <w:r w:rsidR="00CE65D5">
        <w:rPr>
          <w:rFonts w:ascii="Palatino Linotype" w:hAnsi="Palatino Linotype"/>
          <w:sz w:val="20"/>
          <w:szCs w:val="20"/>
          <w:lang w:val="pt-BR"/>
        </w:rPr>
        <w:t>nervoso cerebral</w:t>
      </w:r>
      <w:r w:rsidR="004130D3">
        <w:rPr>
          <w:rFonts w:ascii="Palatino Linotype" w:hAnsi="Palatino Linotype"/>
          <w:sz w:val="20"/>
          <w:szCs w:val="20"/>
          <w:lang w:val="pt-BR"/>
        </w:rPr>
        <w:t xml:space="preserve">. O processamento das imagens do tensor de difusão (DTI), técnica de RM que captura o processo estocástico de difusão em tecidos </w:t>
      </w:r>
      <w:r w:rsidR="004130D3" w:rsidRPr="00332706">
        <w:rPr>
          <w:rFonts w:ascii="Palatino Linotype" w:hAnsi="Palatino Linotype"/>
          <w:i/>
          <w:sz w:val="20"/>
          <w:szCs w:val="20"/>
          <w:lang w:val="pt-BR"/>
          <w:rPrChange w:id="84" w:author="Choukri Mekkaoui" w:date="2016-08-29T15:51:00Z">
            <w:rPr>
              <w:rFonts w:ascii="Palatino Linotype" w:hAnsi="Palatino Linotype"/>
              <w:sz w:val="20"/>
              <w:szCs w:val="20"/>
              <w:lang w:val="pt-BR"/>
            </w:rPr>
          </w:rPrChange>
        </w:rPr>
        <w:t>in vivo</w:t>
      </w:r>
      <w:r w:rsidR="004130D3">
        <w:rPr>
          <w:rFonts w:ascii="Palatino Linotype" w:hAnsi="Palatino Linotype"/>
          <w:sz w:val="20"/>
          <w:szCs w:val="20"/>
          <w:lang w:val="pt-BR"/>
        </w:rPr>
        <w:t xml:space="preserve">, gera ao final um campo tensorial tridimensional, representativo da difusividade no tecido. Este campo tensorial, pode ser visto como </w:t>
      </w:r>
      <w:r w:rsidR="00DA6847">
        <w:rPr>
          <w:rFonts w:ascii="Palatino Linotype" w:hAnsi="Palatino Linotype"/>
          <w:sz w:val="20"/>
          <w:szCs w:val="20"/>
          <w:lang w:val="pt-BR"/>
        </w:rPr>
        <w:t xml:space="preserve">um campo de deformações locais do espaço cartesiano, o que me inspirou a aplicar uma abordagem matemática de propagação de ondas em meios anisotrópicos para modelar o menor caminho entre </w:t>
      </w:r>
      <w:r w:rsidR="00CE65D5">
        <w:rPr>
          <w:rFonts w:ascii="Palatino Linotype" w:hAnsi="Palatino Linotype"/>
          <w:sz w:val="20"/>
          <w:szCs w:val="20"/>
          <w:lang w:val="pt-BR"/>
        </w:rPr>
        <w:t xml:space="preserve">quaisquer </w:t>
      </w:r>
      <w:r w:rsidR="00DA6847">
        <w:rPr>
          <w:rFonts w:ascii="Palatino Linotype" w:hAnsi="Palatino Linotype"/>
          <w:sz w:val="20"/>
          <w:szCs w:val="20"/>
          <w:lang w:val="pt-BR"/>
        </w:rPr>
        <w:t xml:space="preserve">dois pontos do córtex cerebral. O conjunto de todos estes caminhos representam </w:t>
      </w:r>
      <w:r w:rsidR="00535E9E">
        <w:rPr>
          <w:rFonts w:ascii="Palatino Linotype" w:hAnsi="Palatino Linotype"/>
          <w:sz w:val="20"/>
          <w:szCs w:val="20"/>
          <w:lang w:val="pt-BR"/>
        </w:rPr>
        <w:t>o que á chamado de</w:t>
      </w:r>
      <w:r w:rsidR="00DA6847">
        <w:rPr>
          <w:rFonts w:ascii="Palatino Linotype" w:hAnsi="Palatino Linotype"/>
          <w:sz w:val="20"/>
          <w:szCs w:val="20"/>
          <w:lang w:val="pt-BR"/>
        </w:rPr>
        <w:t xml:space="preserve"> conectividade</w:t>
      </w:r>
      <w:r w:rsidR="00CE65D5">
        <w:rPr>
          <w:rFonts w:ascii="Palatino Linotype" w:hAnsi="Palatino Linotype"/>
          <w:sz w:val="20"/>
          <w:szCs w:val="20"/>
          <w:lang w:val="pt-BR"/>
        </w:rPr>
        <w:t xml:space="preserve"> </w:t>
      </w:r>
      <w:r w:rsidR="00535E9E">
        <w:rPr>
          <w:rFonts w:ascii="Palatino Linotype" w:hAnsi="Palatino Linotype"/>
          <w:sz w:val="20"/>
          <w:szCs w:val="20"/>
          <w:lang w:val="pt-BR"/>
        </w:rPr>
        <w:t xml:space="preserve">anatômica </w:t>
      </w:r>
      <w:r w:rsidR="00CE65D5">
        <w:rPr>
          <w:rFonts w:ascii="Palatino Linotype" w:hAnsi="Palatino Linotype"/>
          <w:sz w:val="20"/>
          <w:szCs w:val="20"/>
          <w:lang w:val="pt-BR"/>
        </w:rPr>
        <w:t>cerebral</w:t>
      </w:r>
      <w:r w:rsidR="00997571">
        <w:rPr>
          <w:rFonts w:ascii="Palatino Linotype" w:hAnsi="Palatino Linotype"/>
          <w:sz w:val="20"/>
          <w:szCs w:val="20"/>
          <w:lang w:val="pt-BR"/>
        </w:rPr>
        <w:t xml:space="preserve"> </w:t>
      </w:r>
      <w:r w:rsidR="00997571" w:rsidRPr="00997571">
        <w:rPr>
          <w:rFonts w:ascii="Palatino Linotype" w:hAnsi="Palatino Linotype"/>
          <w:b/>
          <w:sz w:val="20"/>
          <w:szCs w:val="20"/>
          <w:lang w:val="pt-BR"/>
        </w:rPr>
        <w:t>(Fig. 1)</w:t>
      </w:r>
      <w:r w:rsidR="00CE65D5">
        <w:rPr>
          <w:rFonts w:ascii="Palatino Linotype" w:hAnsi="Palatino Linotype"/>
          <w:sz w:val="20"/>
          <w:szCs w:val="20"/>
          <w:lang w:val="pt-BR"/>
        </w:rPr>
        <w:t>.</w:t>
      </w:r>
      <w:r w:rsidR="00DC3CCB">
        <w:rPr>
          <w:rFonts w:ascii="Palatino Linotype" w:hAnsi="Palatino Linotype"/>
          <w:sz w:val="20"/>
          <w:szCs w:val="20"/>
          <w:lang w:val="pt-BR"/>
        </w:rPr>
        <w:t xml:space="preserve"> </w:t>
      </w:r>
      <w:r w:rsidR="00535E9E">
        <w:rPr>
          <w:rFonts w:ascii="Palatino Linotype" w:hAnsi="Palatino Linotype"/>
          <w:sz w:val="20"/>
          <w:szCs w:val="20"/>
          <w:lang w:val="pt-BR"/>
        </w:rPr>
        <w:t xml:space="preserve">Na época, </w:t>
      </w:r>
      <w:r w:rsidR="00C10933">
        <w:rPr>
          <w:rFonts w:ascii="Palatino Linotype" w:hAnsi="Palatino Linotype"/>
          <w:sz w:val="20"/>
          <w:szCs w:val="20"/>
          <w:lang w:val="pt-BR"/>
        </w:rPr>
        <w:t xml:space="preserve">em iniciativa própria, abri </w:t>
      </w:r>
      <w:r w:rsidR="00535E9E">
        <w:rPr>
          <w:rFonts w:ascii="Palatino Linotype" w:hAnsi="Palatino Linotype"/>
          <w:sz w:val="20"/>
          <w:szCs w:val="20"/>
          <w:lang w:val="pt-BR"/>
        </w:rPr>
        <w:t xml:space="preserve">uma </w:t>
      </w:r>
      <w:r w:rsidR="00C10933">
        <w:rPr>
          <w:rFonts w:ascii="Palatino Linotype" w:hAnsi="Palatino Linotype"/>
          <w:sz w:val="20"/>
          <w:szCs w:val="20"/>
          <w:lang w:val="pt-BR"/>
        </w:rPr>
        <w:t>colaboração</w:t>
      </w:r>
      <w:r w:rsidR="00535E9E">
        <w:rPr>
          <w:rFonts w:ascii="Palatino Linotype" w:hAnsi="Palatino Linotype"/>
          <w:sz w:val="20"/>
          <w:szCs w:val="20"/>
          <w:lang w:val="pt-BR"/>
        </w:rPr>
        <w:t xml:space="preserve"> com o</w:t>
      </w:r>
      <w:r w:rsidR="00DC3CCB">
        <w:rPr>
          <w:rFonts w:ascii="Palatino Linotype" w:hAnsi="Palatino Linotype"/>
          <w:sz w:val="20"/>
          <w:szCs w:val="20"/>
          <w:lang w:val="pt-BR"/>
        </w:rPr>
        <w:t xml:space="preserve"> prof. Stanley </w:t>
      </w:r>
      <w:proofErr w:type="spellStart"/>
      <w:r w:rsidR="00DC3CCB">
        <w:rPr>
          <w:rFonts w:ascii="Palatino Linotype" w:hAnsi="Palatino Linotype"/>
          <w:sz w:val="20"/>
          <w:szCs w:val="20"/>
          <w:lang w:val="pt-BR"/>
        </w:rPr>
        <w:t>Osher</w:t>
      </w:r>
      <w:proofErr w:type="spellEnd"/>
      <w:r w:rsidR="00DC3CCB">
        <w:rPr>
          <w:rFonts w:ascii="Palatino Linotype" w:hAnsi="Palatino Linotype"/>
          <w:sz w:val="20"/>
          <w:szCs w:val="20"/>
          <w:lang w:val="pt-BR"/>
        </w:rPr>
        <w:t xml:space="preserve">, da </w:t>
      </w:r>
      <w:proofErr w:type="spellStart"/>
      <w:r w:rsidR="00DC3CCB" w:rsidRPr="00535E9E">
        <w:rPr>
          <w:rFonts w:ascii="Palatino Linotype" w:hAnsi="Palatino Linotype"/>
          <w:i/>
          <w:sz w:val="20"/>
          <w:szCs w:val="20"/>
          <w:lang w:val="pt-BR"/>
        </w:rPr>
        <w:t>University</w:t>
      </w:r>
      <w:proofErr w:type="spellEnd"/>
      <w:r w:rsidR="00DC3CCB" w:rsidRPr="00535E9E">
        <w:rPr>
          <w:rFonts w:ascii="Palatino Linotype" w:hAnsi="Palatino Linotype"/>
          <w:i/>
          <w:sz w:val="20"/>
          <w:szCs w:val="20"/>
          <w:lang w:val="pt-BR"/>
        </w:rPr>
        <w:t xml:space="preserve"> </w:t>
      </w:r>
      <w:proofErr w:type="spellStart"/>
      <w:r w:rsidR="00DC3CCB" w:rsidRPr="00535E9E">
        <w:rPr>
          <w:rFonts w:ascii="Palatino Linotype" w:hAnsi="Palatino Linotype"/>
          <w:i/>
          <w:sz w:val="20"/>
          <w:szCs w:val="20"/>
          <w:lang w:val="pt-BR"/>
        </w:rPr>
        <w:t>of</w:t>
      </w:r>
      <w:proofErr w:type="spellEnd"/>
      <w:r w:rsidR="00DC3CCB" w:rsidRPr="00535E9E">
        <w:rPr>
          <w:rFonts w:ascii="Palatino Linotype" w:hAnsi="Palatino Linotype"/>
          <w:i/>
          <w:sz w:val="20"/>
          <w:szCs w:val="20"/>
          <w:lang w:val="pt-BR"/>
        </w:rPr>
        <w:t xml:space="preserve"> </w:t>
      </w:r>
      <w:proofErr w:type="spellStart"/>
      <w:r w:rsidR="00DC3CCB" w:rsidRPr="00535E9E">
        <w:rPr>
          <w:rFonts w:ascii="Palatino Linotype" w:hAnsi="Palatino Linotype"/>
          <w:i/>
          <w:sz w:val="20"/>
          <w:szCs w:val="20"/>
          <w:lang w:val="pt-BR"/>
        </w:rPr>
        <w:t>California</w:t>
      </w:r>
      <w:proofErr w:type="spellEnd"/>
      <w:r w:rsidR="00DC3CCB" w:rsidRPr="00535E9E">
        <w:rPr>
          <w:rFonts w:ascii="Palatino Linotype" w:hAnsi="Palatino Linotype"/>
          <w:i/>
          <w:sz w:val="20"/>
          <w:szCs w:val="20"/>
          <w:lang w:val="pt-BR"/>
        </w:rPr>
        <w:t xml:space="preserve"> Los Angeles (UCLA)</w:t>
      </w:r>
      <w:r w:rsidR="00DC3CCB">
        <w:rPr>
          <w:rFonts w:ascii="Palatino Linotype" w:hAnsi="Palatino Linotype"/>
          <w:sz w:val="20"/>
          <w:szCs w:val="20"/>
          <w:lang w:val="pt-BR"/>
        </w:rPr>
        <w:t xml:space="preserve">, </w:t>
      </w:r>
      <w:r w:rsidR="00535E9E">
        <w:rPr>
          <w:rFonts w:ascii="Palatino Linotype" w:hAnsi="Palatino Linotype"/>
          <w:sz w:val="20"/>
          <w:szCs w:val="20"/>
          <w:lang w:val="pt-BR"/>
        </w:rPr>
        <w:t xml:space="preserve">precursor das técnicas numéricas de propagação de ondas geométricas, resultando na publicação </w:t>
      </w:r>
      <w:r w:rsidR="00C10933">
        <w:rPr>
          <w:rFonts w:ascii="Palatino Linotype" w:hAnsi="Palatino Linotype"/>
          <w:sz w:val="20"/>
          <w:szCs w:val="20"/>
          <w:lang w:val="pt-BR"/>
        </w:rPr>
        <w:t xml:space="preserve">de resultados sob a forma </w:t>
      </w:r>
      <w:r w:rsidR="00535E9E">
        <w:rPr>
          <w:rFonts w:ascii="Palatino Linotype" w:hAnsi="Palatino Linotype"/>
          <w:sz w:val="20"/>
          <w:szCs w:val="20"/>
          <w:lang w:val="pt-BR"/>
        </w:rPr>
        <w:t xml:space="preserve">de artigo na revista </w:t>
      </w:r>
      <w:r w:rsidR="00535E9E" w:rsidRPr="00C10933">
        <w:rPr>
          <w:rFonts w:ascii="Palatino Linotype" w:hAnsi="Palatino Linotype"/>
          <w:i/>
          <w:sz w:val="20"/>
          <w:szCs w:val="20"/>
          <w:lang w:val="pt-BR"/>
        </w:rPr>
        <w:t xml:space="preserve">Medical </w:t>
      </w:r>
      <w:proofErr w:type="spellStart"/>
      <w:r w:rsidR="00535E9E" w:rsidRPr="00C10933">
        <w:rPr>
          <w:rFonts w:ascii="Palatino Linotype" w:hAnsi="Palatino Linotype"/>
          <w:i/>
          <w:sz w:val="20"/>
          <w:szCs w:val="20"/>
          <w:lang w:val="pt-BR"/>
        </w:rPr>
        <w:t>Image</w:t>
      </w:r>
      <w:proofErr w:type="spellEnd"/>
      <w:r w:rsidR="00535E9E" w:rsidRPr="00C10933">
        <w:rPr>
          <w:rFonts w:ascii="Palatino Linotype" w:hAnsi="Palatino Linotype"/>
          <w:i/>
          <w:sz w:val="20"/>
          <w:szCs w:val="20"/>
          <w:lang w:val="pt-BR"/>
        </w:rPr>
        <w:t xml:space="preserve"> </w:t>
      </w:r>
      <w:proofErr w:type="spellStart"/>
      <w:r w:rsidR="00535E9E" w:rsidRPr="00C10933">
        <w:rPr>
          <w:rFonts w:ascii="Palatino Linotype" w:hAnsi="Palatino Linotype"/>
          <w:i/>
          <w:sz w:val="20"/>
          <w:szCs w:val="20"/>
          <w:lang w:val="pt-BR"/>
        </w:rPr>
        <w:t>Analysis</w:t>
      </w:r>
      <w:proofErr w:type="spellEnd"/>
      <w:r w:rsidR="00535E9E" w:rsidRPr="00C10933">
        <w:rPr>
          <w:rFonts w:ascii="Palatino Linotype" w:hAnsi="Palatino Linotype"/>
          <w:i/>
          <w:sz w:val="20"/>
          <w:szCs w:val="20"/>
          <w:lang w:val="pt-BR"/>
        </w:rPr>
        <w:t xml:space="preserve"> (MIA)</w:t>
      </w:r>
      <w:r w:rsidR="00535E9E">
        <w:rPr>
          <w:rFonts w:ascii="Palatino Linotype" w:hAnsi="Palatino Linotype"/>
          <w:sz w:val="20"/>
          <w:szCs w:val="20"/>
          <w:lang w:val="pt-BR"/>
        </w:rPr>
        <w:t xml:space="preserve"> </w:t>
      </w:r>
      <w:r w:rsidR="00535E9E" w:rsidRPr="00535E9E">
        <w:rPr>
          <w:rFonts w:ascii="Palatino Linotype" w:hAnsi="Palatino Linotype"/>
          <w:b/>
          <w:sz w:val="20"/>
          <w:szCs w:val="20"/>
          <w:lang w:val="pt-BR"/>
        </w:rPr>
        <w:t>[1]</w:t>
      </w:r>
      <w:r w:rsidR="00535E9E">
        <w:rPr>
          <w:rFonts w:ascii="Palatino Linotype" w:hAnsi="Palatino Linotype"/>
          <w:sz w:val="20"/>
          <w:szCs w:val="20"/>
          <w:lang w:val="pt-BR"/>
        </w:rPr>
        <w:t xml:space="preserve">. Este trabalho recebeu o prêmio de um dos melhores </w:t>
      </w:r>
      <w:r w:rsidR="007079C9">
        <w:rPr>
          <w:rFonts w:ascii="Palatino Linotype" w:hAnsi="Palatino Linotype"/>
          <w:sz w:val="20"/>
          <w:szCs w:val="20"/>
          <w:lang w:val="pt-BR"/>
        </w:rPr>
        <w:t>artigos</w:t>
      </w:r>
      <w:r w:rsidR="00535E9E">
        <w:rPr>
          <w:rFonts w:ascii="Palatino Linotype" w:hAnsi="Palatino Linotype"/>
          <w:sz w:val="20"/>
          <w:szCs w:val="20"/>
          <w:lang w:val="pt-BR"/>
        </w:rPr>
        <w:t xml:space="preserve"> da conferência MICCAI em 2004, </w:t>
      </w:r>
      <w:r w:rsidR="007079C9">
        <w:rPr>
          <w:rFonts w:ascii="Palatino Linotype" w:hAnsi="Palatino Linotype"/>
          <w:sz w:val="20"/>
          <w:szCs w:val="20"/>
          <w:lang w:val="pt-BR"/>
        </w:rPr>
        <w:t>fazendo também parte</w:t>
      </w:r>
      <w:r w:rsidR="00DC3CCB">
        <w:rPr>
          <w:rFonts w:ascii="Palatino Linotype" w:hAnsi="Palatino Linotype"/>
          <w:sz w:val="20"/>
          <w:szCs w:val="20"/>
          <w:lang w:val="pt-BR"/>
        </w:rPr>
        <w:t xml:space="preserve"> </w:t>
      </w:r>
      <w:r w:rsidR="00F3266A">
        <w:rPr>
          <w:rFonts w:ascii="Palatino Linotype" w:hAnsi="Palatino Linotype"/>
          <w:sz w:val="20"/>
          <w:szCs w:val="20"/>
          <w:lang w:val="pt-BR"/>
        </w:rPr>
        <w:t>da lista</w:t>
      </w:r>
      <w:r w:rsidR="00535E9E">
        <w:rPr>
          <w:rFonts w:ascii="Palatino Linotype" w:hAnsi="Palatino Linotype"/>
          <w:sz w:val="20"/>
          <w:szCs w:val="20"/>
          <w:lang w:val="pt-BR"/>
        </w:rPr>
        <w:t xml:space="preserve"> de </w:t>
      </w:r>
      <w:r w:rsidR="00DC3CCB">
        <w:rPr>
          <w:rFonts w:ascii="Palatino Linotype" w:hAnsi="Palatino Linotype"/>
          <w:sz w:val="20"/>
          <w:szCs w:val="20"/>
          <w:lang w:val="pt-BR"/>
        </w:rPr>
        <w:t xml:space="preserve">publicações </w:t>
      </w:r>
      <w:r w:rsidR="007D5011">
        <w:rPr>
          <w:rFonts w:ascii="Palatino Linotype" w:hAnsi="Palatino Linotype"/>
          <w:sz w:val="20"/>
          <w:szCs w:val="20"/>
          <w:lang w:val="pt-BR"/>
        </w:rPr>
        <w:t>em</w:t>
      </w:r>
      <w:r w:rsidR="00535E9E">
        <w:rPr>
          <w:rFonts w:ascii="Palatino Linotype" w:hAnsi="Palatino Linotype"/>
          <w:sz w:val="20"/>
          <w:szCs w:val="20"/>
          <w:lang w:val="pt-BR"/>
        </w:rPr>
        <w:t xml:space="preserve"> matemática aplicada da </w:t>
      </w:r>
      <w:r w:rsidR="00535E9E" w:rsidRPr="00535E9E">
        <w:rPr>
          <w:rFonts w:ascii="Palatino Linotype" w:hAnsi="Palatino Linotype"/>
          <w:i/>
          <w:sz w:val="20"/>
          <w:szCs w:val="20"/>
          <w:lang w:val="pt-BR"/>
        </w:rPr>
        <w:t>UCLA</w:t>
      </w:r>
      <w:r w:rsidR="00535E9E">
        <w:rPr>
          <w:rFonts w:ascii="Palatino Linotype" w:hAnsi="Palatino Linotype"/>
          <w:sz w:val="20"/>
          <w:szCs w:val="20"/>
          <w:lang w:val="pt-BR"/>
        </w:rPr>
        <w:t>.</w:t>
      </w:r>
      <w:r w:rsidR="002B46B6">
        <w:rPr>
          <w:rFonts w:ascii="Palatino Linotype" w:hAnsi="Palatino Linotype"/>
          <w:sz w:val="20"/>
          <w:szCs w:val="20"/>
          <w:lang w:val="pt-BR"/>
        </w:rPr>
        <w:t xml:space="preserve"> Esta </w:t>
      </w:r>
      <w:r w:rsidR="009840F8">
        <w:rPr>
          <w:rFonts w:ascii="Palatino Linotype" w:hAnsi="Palatino Linotype"/>
          <w:sz w:val="20"/>
          <w:szCs w:val="20"/>
          <w:lang w:val="pt-BR"/>
        </w:rPr>
        <w:t>abordagem é adotada na modelagem de vários problemas</w:t>
      </w:r>
      <w:r w:rsidR="00C10933">
        <w:rPr>
          <w:rFonts w:ascii="Palatino Linotype" w:hAnsi="Palatino Linotype"/>
          <w:sz w:val="20"/>
          <w:szCs w:val="20"/>
          <w:lang w:val="pt-BR"/>
        </w:rPr>
        <w:t xml:space="preserve"> em processamento de imagens </w:t>
      </w:r>
      <w:r w:rsidR="009840F8">
        <w:rPr>
          <w:rFonts w:ascii="Palatino Linotype" w:hAnsi="Palatino Linotype"/>
          <w:sz w:val="20"/>
          <w:szCs w:val="20"/>
          <w:lang w:val="pt-BR"/>
        </w:rPr>
        <w:t xml:space="preserve">e visão computacional, que incluem segmentação de imagens, rastreamento de objetos, e classificação. A minha primeira aluna de mestrado, </w:t>
      </w:r>
      <w:proofErr w:type="spellStart"/>
      <w:r w:rsidR="009840F8">
        <w:rPr>
          <w:rFonts w:ascii="Palatino Linotype" w:hAnsi="Palatino Linotype"/>
          <w:sz w:val="20"/>
          <w:szCs w:val="20"/>
          <w:lang w:val="pt-BR"/>
        </w:rPr>
        <w:t>Jihan</w:t>
      </w:r>
      <w:proofErr w:type="spellEnd"/>
      <w:r w:rsidR="009840F8">
        <w:rPr>
          <w:rFonts w:ascii="Palatino Linotype" w:hAnsi="Palatino Linotype"/>
          <w:sz w:val="20"/>
          <w:szCs w:val="20"/>
          <w:lang w:val="pt-BR"/>
        </w:rPr>
        <w:t xml:space="preserve"> </w:t>
      </w:r>
      <w:proofErr w:type="spellStart"/>
      <w:r w:rsidR="009840F8">
        <w:rPr>
          <w:rFonts w:ascii="Palatino Linotype" w:hAnsi="Palatino Linotype"/>
          <w:sz w:val="20"/>
          <w:szCs w:val="20"/>
          <w:lang w:val="pt-BR"/>
        </w:rPr>
        <w:t>Zoghbi</w:t>
      </w:r>
      <w:proofErr w:type="spellEnd"/>
      <w:r w:rsidR="009840F8">
        <w:rPr>
          <w:rFonts w:ascii="Palatino Linotype" w:hAnsi="Palatino Linotype"/>
          <w:sz w:val="20"/>
          <w:szCs w:val="20"/>
          <w:lang w:val="pt-BR"/>
        </w:rPr>
        <w:t xml:space="preserve"> </w:t>
      </w:r>
      <w:r w:rsidR="00C10933">
        <w:rPr>
          <w:rFonts w:ascii="Palatino Linotype" w:hAnsi="Palatino Linotype"/>
          <w:sz w:val="20"/>
          <w:szCs w:val="20"/>
          <w:lang w:val="pt-BR"/>
        </w:rPr>
        <w:t xml:space="preserve">descreve em sua dissertação </w:t>
      </w:r>
      <w:r w:rsidR="00BC18DF">
        <w:rPr>
          <w:rFonts w:ascii="Palatino Linotype" w:hAnsi="Palatino Linotype"/>
          <w:sz w:val="20"/>
          <w:szCs w:val="20"/>
          <w:lang w:val="pt-BR"/>
        </w:rPr>
        <w:t xml:space="preserve">uma </w:t>
      </w:r>
      <w:r w:rsidR="009840F8">
        <w:rPr>
          <w:rFonts w:ascii="Palatino Linotype" w:hAnsi="Palatino Linotype"/>
          <w:sz w:val="20"/>
          <w:szCs w:val="20"/>
          <w:lang w:val="pt-BR"/>
        </w:rPr>
        <w:t xml:space="preserve">abordagem </w:t>
      </w:r>
      <w:r w:rsidR="00BC18DF">
        <w:rPr>
          <w:rFonts w:ascii="Palatino Linotype" w:hAnsi="Palatino Linotype"/>
          <w:sz w:val="20"/>
          <w:szCs w:val="20"/>
          <w:lang w:val="pt-BR"/>
        </w:rPr>
        <w:t xml:space="preserve">semelhante (i.e. </w:t>
      </w:r>
      <w:proofErr w:type="spellStart"/>
      <w:r w:rsidR="00BC18DF" w:rsidRPr="00BC18DF">
        <w:rPr>
          <w:rFonts w:ascii="Palatino Linotype" w:hAnsi="Palatino Linotype"/>
          <w:i/>
          <w:sz w:val="20"/>
          <w:szCs w:val="20"/>
          <w:lang w:val="pt-BR"/>
        </w:rPr>
        <w:t>level</w:t>
      </w:r>
      <w:proofErr w:type="spellEnd"/>
      <w:r w:rsidR="00BC18DF" w:rsidRPr="00BC18DF">
        <w:rPr>
          <w:rFonts w:ascii="Palatino Linotype" w:hAnsi="Palatino Linotype"/>
          <w:i/>
          <w:sz w:val="20"/>
          <w:szCs w:val="20"/>
          <w:lang w:val="pt-BR"/>
        </w:rPr>
        <w:t xml:space="preserve"> sets</w:t>
      </w:r>
      <w:r w:rsidR="00BC18DF">
        <w:rPr>
          <w:rFonts w:ascii="Palatino Linotype" w:hAnsi="Palatino Linotype"/>
          <w:sz w:val="20"/>
          <w:szCs w:val="20"/>
          <w:lang w:val="pt-BR"/>
        </w:rPr>
        <w:t xml:space="preserve">) </w:t>
      </w:r>
      <w:r w:rsidR="009840F8">
        <w:rPr>
          <w:rFonts w:ascii="Palatino Linotype" w:hAnsi="Palatino Linotype"/>
          <w:sz w:val="20"/>
          <w:szCs w:val="20"/>
          <w:lang w:val="pt-BR"/>
        </w:rPr>
        <w:t>na segmentação de tumores cerebrais.</w:t>
      </w:r>
      <w:r w:rsidR="00C10933">
        <w:rPr>
          <w:rFonts w:ascii="Palatino Linotype" w:hAnsi="Palatino Linotype"/>
          <w:sz w:val="20"/>
          <w:szCs w:val="20"/>
          <w:lang w:val="pt-BR"/>
        </w:rPr>
        <w:t xml:space="preserve"> Estes resultados, </w:t>
      </w:r>
      <w:r w:rsidR="00C115C8">
        <w:rPr>
          <w:rFonts w:ascii="Palatino Linotype" w:hAnsi="Palatino Linotype"/>
          <w:sz w:val="20"/>
          <w:szCs w:val="20"/>
          <w:lang w:val="pt-BR"/>
        </w:rPr>
        <w:t>a partir de</w:t>
      </w:r>
      <w:r w:rsidR="00C10933">
        <w:rPr>
          <w:rFonts w:ascii="Palatino Linotype" w:hAnsi="Palatino Linotype"/>
          <w:sz w:val="20"/>
          <w:szCs w:val="20"/>
          <w:lang w:val="pt-BR"/>
        </w:rPr>
        <w:t xml:space="preserve"> dados obtidos através de uma parceria com o Instituto Nacional do Câncer (INCA) foram publicados na forma de artigo completo em conferência </w:t>
      </w:r>
      <w:r w:rsidR="00C10933" w:rsidRPr="00C10933">
        <w:rPr>
          <w:rFonts w:ascii="Palatino Linotype" w:hAnsi="Palatino Linotype"/>
          <w:b/>
          <w:sz w:val="20"/>
          <w:szCs w:val="20"/>
          <w:lang w:val="pt-BR"/>
        </w:rPr>
        <w:t>[2]</w:t>
      </w:r>
      <w:r w:rsidR="00C10933">
        <w:rPr>
          <w:rFonts w:ascii="Palatino Linotype" w:hAnsi="Palatino Linotype"/>
          <w:sz w:val="20"/>
          <w:szCs w:val="20"/>
          <w:lang w:val="pt-BR"/>
        </w:rPr>
        <w:t>.</w:t>
      </w:r>
      <w:r w:rsidR="00BC18DF">
        <w:rPr>
          <w:rFonts w:ascii="Palatino Linotype" w:hAnsi="Palatino Linotype"/>
          <w:sz w:val="20"/>
          <w:szCs w:val="20"/>
          <w:lang w:val="pt-BR"/>
        </w:rPr>
        <w:t xml:space="preserve"> </w:t>
      </w:r>
    </w:p>
    <w:p w14:paraId="1B70664E" w14:textId="27C2E703" w:rsidR="00332706" w:rsidRDefault="00332706" w:rsidP="00F263D2">
      <w:pPr>
        <w:spacing w:after="240" w:line="276" w:lineRule="auto"/>
        <w:jc w:val="both"/>
        <w:rPr>
          <w:rFonts w:ascii="Palatino Linotype" w:hAnsi="Palatino Linotype"/>
          <w:sz w:val="20"/>
          <w:szCs w:val="20"/>
          <w:lang w:val="pt-BR"/>
        </w:rPr>
      </w:pPr>
      <w:r>
        <w:rPr>
          <w:noProof/>
        </w:rPr>
        <mc:AlternateContent>
          <mc:Choice Requires="wpg">
            <w:drawing>
              <wp:anchor distT="0" distB="0" distL="114300" distR="114300" simplePos="0" relativeHeight="251657216" behindDoc="0" locked="0" layoutInCell="1" allowOverlap="1" wp14:anchorId="7295FDC6" wp14:editId="391695DE">
                <wp:simplePos x="0" y="0"/>
                <wp:positionH relativeFrom="column">
                  <wp:posOffset>0</wp:posOffset>
                </wp:positionH>
                <wp:positionV relativeFrom="paragraph">
                  <wp:posOffset>-325755</wp:posOffset>
                </wp:positionV>
                <wp:extent cx="5121275" cy="1978660"/>
                <wp:effectExtent l="0" t="0" r="9525" b="2540"/>
                <wp:wrapSquare wrapText="bothSides"/>
                <wp:docPr id="8" name="Group 8"/>
                <wp:cNvGraphicFramePr/>
                <a:graphic xmlns:a="http://schemas.openxmlformats.org/drawingml/2006/main">
                  <a:graphicData uri="http://schemas.microsoft.com/office/word/2010/wordprocessingGroup">
                    <wpg:wgp>
                      <wpg:cNvGrpSpPr/>
                      <wpg:grpSpPr>
                        <a:xfrm>
                          <a:off x="0" y="0"/>
                          <a:ext cx="5121275" cy="1978660"/>
                          <a:chOff x="0" y="0"/>
                          <a:chExt cx="4747895" cy="1727835"/>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7495" cy="171450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600200" y="0"/>
                            <a:ext cx="1541780" cy="1727835"/>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6" name="Picture 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3200400" y="0"/>
                            <a:ext cx="1547495" cy="1727835"/>
                          </a:xfrm>
                          <a:prstGeom prst="rect">
                            <a:avLst/>
                          </a:prstGeom>
                          <a:noFill/>
                          <a:ln>
                            <a:noFill/>
                          </a:ln>
                          <a:extLst>
                            <a:ext uri="{FAA26D3D-D897-4be2-8F04-BA451C77F1D7}">
                              <ma14:placeholderFlag xmlns:ma14="http://schemas.microsoft.com/office/mac/drawingml/2011/main"/>
                            </a:ext>
                          </a:extLst>
                        </pic:spPr>
                      </pic:pic>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0;margin-top:-25.6pt;width:403.25pt;height:155.8pt;z-index:251657216;mso-width-relative:margin;mso-height-relative:margin" coordsize="4747895,17278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1547495;height:1714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R&#10;T0vCAAAA2gAAAA8AAABkcnMvZG93bnJldi54bWxEj82qwjAUhPeC7xDOBTeiqaJFeo0igiDclT8L&#10;3R2aY1vanNQmar1PbwTB5TAz3zDzZWsqcafGFZYVjIYRCOLU6oIzBcfDZjAD4TyyxsoyKXiSg+Wi&#10;25ljou2Dd3Tf+0wECLsEFeTe14mULs3JoBvamjh4F9sY9EE2mdQNPgLcVHIcRbE0WHBYyLGmdU5p&#10;ub8ZBdvq8FfGaXy6XmdTS+XZTP77Y6V6P+3qF4Sn1n/Dn/ZWK5jA+0q4AXLx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K0U9LwgAAANoAAAAPAAAAAAAAAAAAAAAAAJwCAABk&#10;cnMvZG93bnJldi54bWxQSwUGAAAAAAQABAD3AAAAiwMAAAAA&#10;">
                  <v:imagedata r:id="rId12" o:title=""/>
                  <v:path arrowok="t"/>
                </v:shape>
                <v:shape id="Picture 5" o:spid="_x0000_s1028" type="#_x0000_t75" style="position:absolute;left:1600200;width:1541780;height:1727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a1&#10;fY3FAAAA2gAAAA8AAABkcnMvZG93bnJldi54bWxEj91Kw0AUhO8F32E5gnd2k/rTELMpRRHEi4LV&#10;BzjuHpO0u2fT7NqkfXq3IHg5zMw3TLWcnBUHGkLnWUE+y0AQa286bhR8frzcFCBCRDZoPZOCIwVY&#10;1pcXFZbGj/xOh01sRIJwKFFBG2NfShl0Sw7DzPfEyfv2g8OY5NBIM+CY4M7KeZY9SIcdp4UWe3pq&#10;Se82P07B22mc51vb7BfPxe2iuFvnX1pbpa6vptUjiEhT/A//tV+Ngns4X0k3QNa/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GtX2NxQAAANoAAAAPAAAAAAAAAAAAAAAAAJwC&#10;AABkcnMvZG93bnJldi54bWxQSwUGAAAAAAQABAD3AAAAjgMAAAAA&#10;">
                  <v:imagedata r:id="rId13" o:title=""/>
                  <v:path arrowok="t"/>
                </v:shape>
                <v:shape id="Picture 6" o:spid="_x0000_s1029" type="#_x0000_t75" style="position:absolute;left:3200400;width:1547495;height:1727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4&#10;razCAAAA2gAAAA8AAABkcnMvZG93bnJldi54bWxEj0FrwkAUhO8F/8PyBG91Y8W0RFeRguitVtv7&#10;M/uapGbfxt1tEv+9KxQ8DjPzDbNY9aYWLTlfWVYwGScgiHOrKy4UfB03z28gfEDWWFsmBVfysFoO&#10;nhaYadvxJ7WHUIgIYZ+hgjKEJpPS5yUZ9GPbEEfvxzqDIUpXSO2wi3BTy5ckSaXBiuNCiQ29l5Sf&#10;D39GwfT3uu/qNt2+tvJ43n1sTt+zi1NqNOzXcxCB+vAI/7d3WkEK9yvxBsjlD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ZeK2swgAAANoAAAAPAAAAAAAAAAAAAAAAAJwCAABk&#10;cnMvZG93bnJldi54bWxQSwUGAAAAAAQABAD3AAAAiwMAAAAA&#10;">
                  <v:imagedata r:id="rId14" o:title=""/>
                  <v:path arrowok="t"/>
                  <o:lock v:ext="edit" aspectratio="f"/>
                </v:shape>
                <w10:wrap type="square"/>
              </v:group>
            </w:pict>
          </mc:Fallback>
        </mc:AlternateContent>
      </w:r>
    </w:p>
    <w:p w14:paraId="5FA441D5" w14:textId="5DC5936A" w:rsidR="00C57C9F" w:rsidRPr="004D0E56" w:rsidRDefault="008446C6" w:rsidP="00CB25B6">
      <w:pPr>
        <w:pStyle w:val="Memorial-Heading2"/>
        <w:rPr>
          <w:sz w:val="22"/>
          <w:szCs w:val="22"/>
        </w:rPr>
      </w:pPr>
      <w:bookmarkStart w:id="85" w:name="_Toc334106626"/>
      <w:r w:rsidRPr="004D0E56">
        <w:rPr>
          <w:sz w:val="22"/>
          <w:szCs w:val="22"/>
        </w:rPr>
        <w:t>Transtornos psiquiátricos</w:t>
      </w:r>
      <w:bookmarkEnd w:id="85"/>
    </w:p>
    <w:p w14:paraId="7DC05AEF" w14:textId="7772C01D" w:rsidR="00356BDB" w:rsidRDefault="007A5AFC" w:rsidP="007A5AFC">
      <w:pPr>
        <w:spacing w:after="240" w:line="276" w:lineRule="auto"/>
        <w:jc w:val="both"/>
        <w:rPr>
          <w:rFonts w:ascii="Palatino Linotype" w:hAnsi="Palatino Linotype"/>
          <w:sz w:val="20"/>
          <w:lang w:val="pt-BR"/>
        </w:rPr>
      </w:pPr>
      <w:r w:rsidRPr="00846BDC">
        <w:rPr>
          <w:rFonts w:ascii="Palatino Linotype" w:hAnsi="Palatino Linotype"/>
          <w:sz w:val="20"/>
          <w:lang w:val="pt-BR"/>
        </w:rPr>
        <w:t xml:space="preserve">Os transtornos psiquiátricos estão entre as principais causas de incapacitação em todo mundo. Os transtornos de humor (i.e., transtorno depressivo maior, transtorno bipolar e </w:t>
      </w:r>
      <w:proofErr w:type="spellStart"/>
      <w:r w:rsidRPr="00846BDC">
        <w:rPr>
          <w:rFonts w:ascii="Palatino Linotype" w:hAnsi="Palatino Linotype"/>
          <w:sz w:val="20"/>
          <w:lang w:val="pt-BR"/>
        </w:rPr>
        <w:t>distimia</w:t>
      </w:r>
      <w:proofErr w:type="spellEnd"/>
      <w:r w:rsidRPr="00846BDC">
        <w:rPr>
          <w:rFonts w:ascii="Palatino Linotype" w:hAnsi="Palatino Linotype"/>
          <w:sz w:val="20"/>
          <w:lang w:val="pt-BR"/>
        </w:rPr>
        <w:t xml:space="preserve">), particularmente, são a principal causa de perda de perda de produtividade no Brasil, onde afetam cerca de 15% da população ao longo da vida </w:t>
      </w:r>
      <w:r w:rsidR="00C033C8" w:rsidRPr="00C033C8">
        <w:rPr>
          <w:rFonts w:ascii="Palatino Linotype" w:hAnsi="Palatino Linotype"/>
          <w:b/>
          <w:sz w:val="20"/>
          <w:lang w:val="pt-BR"/>
        </w:rPr>
        <w:t>[9, 10]</w:t>
      </w:r>
      <w:r w:rsidRPr="00846BDC">
        <w:rPr>
          <w:rFonts w:ascii="Palatino Linotype" w:hAnsi="Palatino Linotype"/>
          <w:sz w:val="20"/>
          <w:lang w:val="pt-BR"/>
        </w:rPr>
        <w:t>. Dos transtornos de humor, o mais incapacitante é o transtorno bipolar, doença crônica que afeta até 3% da população adulta, até 1% dos adolescentes, e tem impacto na produtividade de seus portadores equivalente ao da doença pulmonar obstrutiva crônica, por exemplo.</w:t>
      </w:r>
      <w:r>
        <w:rPr>
          <w:rFonts w:ascii="Palatino Linotype" w:hAnsi="Palatino Linotype"/>
          <w:sz w:val="20"/>
          <w:lang w:val="pt-BR"/>
        </w:rPr>
        <w:t xml:space="preserve"> </w:t>
      </w:r>
    </w:p>
    <w:p w14:paraId="32180E16" w14:textId="506F2B51" w:rsidR="00F56B2B" w:rsidRPr="007A5AFC" w:rsidRDefault="00356BDB" w:rsidP="007A5AFC">
      <w:pPr>
        <w:spacing w:after="240" w:line="276" w:lineRule="auto"/>
        <w:jc w:val="both"/>
        <w:rPr>
          <w:rFonts w:ascii="Palatino Linotype" w:hAnsi="Palatino Linotype"/>
          <w:sz w:val="20"/>
          <w:lang w:val="pt-BR"/>
        </w:rPr>
      </w:pPr>
      <w:r>
        <w:rPr>
          <w:noProof/>
        </w:rPr>
        <w:drawing>
          <wp:anchor distT="0" distB="0" distL="114300" distR="114300" simplePos="0" relativeHeight="251679744" behindDoc="0" locked="0" layoutInCell="1" allowOverlap="1" wp14:anchorId="62E5350B" wp14:editId="5124ADAA">
            <wp:simplePos x="0" y="0"/>
            <wp:positionH relativeFrom="column">
              <wp:posOffset>5080</wp:posOffset>
            </wp:positionH>
            <wp:positionV relativeFrom="paragraph">
              <wp:posOffset>1070610</wp:posOffset>
            </wp:positionV>
            <wp:extent cx="5270500" cy="2078990"/>
            <wp:effectExtent l="0" t="0" r="12700" b="3810"/>
            <wp:wrapSquare wrapText="bothSides"/>
            <wp:docPr id="276" name="Picture 276" descr="Macintosh HD:Users:mjack:Downloads:Figure2_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Macintosh HD:Users:mjack:Downloads:Figure2_c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0789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690F382F" wp14:editId="255536D1">
                <wp:simplePos x="0" y="0"/>
                <wp:positionH relativeFrom="column">
                  <wp:posOffset>5080</wp:posOffset>
                </wp:positionH>
                <wp:positionV relativeFrom="paragraph">
                  <wp:posOffset>3178810</wp:posOffset>
                </wp:positionV>
                <wp:extent cx="5270500" cy="520700"/>
                <wp:effectExtent l="0" t="0" r="1270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5270500" cy="520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17E16BD" w14:textId="25834F94" w:rsidR="008133AD" w:rsidRPr="00E85300" w:rsidRDefault="008133AD" w:rsidP="00E85300">
                            <w:pPr>
                              <w:pStyle w:val="Caption"/>
                              <w:jc w:val="both"/>
                              <w:rPr>
                                <w:rFonts w:ascii="Arial Narrow" w:hAnsi="Arial Narrow"/>
                                <w:b w:val="0"/>
                                <w:noProof/>
                                <w:color w:val="auto"/>
                                <w:lang w:val="pt-BR"/>
                              </w:rPr>
                            </w:pPr>
                            <w:r w:rsidRPr="00E85300">
                              <w:rPr>
                                <w:rFonts w:ascii="Arial Narrow" w:hAnsi="Arial Narrow"/>
                                <w:color w:val="auto"/>
                                <w:lang w:val="pt-BR"/>
                              </w:rPr>
                              <w:t xml:space="preserve">Figura </w:t>
                            </w:r>
                            <w:r w:rsidRPr="00E85300">
                              <w:rPr>
                                <w:rFonts w:ascii="Arial Narrow" w:hAnsi="Arial Narrow"/>
                                <w:color w:val="auto"/>
                                <w:lang w:val="pt-BR"/>
                              </w:rPr>
                              <w:fldChar w:fldCharType="begin"/>
                            </w:r>
                            <w:r w:rsidRPr="00E85300">
                              <w:rPr>
                                <w:rFonts w:ascii="Arial Narrow" w:hAnsi="Arial Narrow"/>
                                <w:color w:val="auto"/>
                                <w:lang w:val="pt-BR"/>
                              </w:rPr>
                              <w:instrText xml:space="preserve"> SEQ Figura \* ARABIC </w:instrText>
                            </w:r>
                            <w:r w:rsidRPr="00E85300">
                              <w:rPr>
                                <w:rFonts w:ascii="Arial Narrow" w:hAnsi="Arial Narrow"/>
                                <w:color w:val="auto"/>
                                <w:lang w:val="pt-BR"/>
                              </w:rPr>
                              <w:fldChar w:fldCharType="separate"/>
                            </w:r>
                            <w:r w:rsidRPr="00E85300">
                              <w:rPr>
                                <w:rFonts w:ascii="Arial Narrow" w:hAnsi="Arial Narrow"/>
                                <w:noProof/>
                                <w:color w:val="auto"/>
                                <w:lang w:val="pt-BR"/>
                              </w:rPr>
                              <w:t>2</w:t>
                            </w:r>
                            <w:r w:rsidRPr="00E85300">
                              <w:rPr>
                                <w:rFonts w:ascii="Arial Narrow" w:hAnsi="Arial Narrow"/>
                                <w:color w:val="auto"/>
                                <w:lang w:val="pt-BR"/>
                              </w:rPr>
                              <w:fldChar w:fldCharType="end"/>
                            </w:r>
                            <w:r w:rsidRPr="00E85300">
                              <w:rPr>
                                <w:rFonts w:ascii="Arial Narrow" w:hAnsi="Arial Narrow"/>
                                <w:color w:val="auto"/>
                                <w:lang w:val="pt-BR"/>
                              </w:rPr>
                              <w:t xml:space="preserve">. </w:t>
                            </w:r>
                            <w:r w:rsidRPr="00E85300">
                              <w:rPr>
                                <w:rFonts w:ascii="Arial Narrow" w:hAnsi="Arial Narrow"/>
                                <w:b w:val="0"/>
                                <w:color w:val="auto"/>
                                <w:lang w:val="pt-BR"/>
                              </w:rPr>
                              <w:t xml:space="preserve">(A) Corte axial T2 e mapa de </w:t>
                            </w:r>
                            <w:proofErr w:type="spellStart"/>
                            <w:r w:rsidRPr="00E85300">
                              <w:rPr>
                                <w:rFonts w:ascii="Arial Narrow" w:hAnsi="Arial Narrow"/>
                                <w:b w:val="0"/>
                                <w:color w:val="auto"/>
                                <w:lang w:val="pt-BR"/>
                              </w:rPr>
                              <w:t>direcionalidade</w:t>
                            </w:r>
                            <w:proofErr w:type="spellEnd"/>
                            <w:r w:rsidRPr="00E85300">
                              <w:rPr>
                                <w:rFonts w:ascii="Arial Narrow" w:hAnsi="Arial Narrow"/>
                                <w:b w:val="0"/>
                                <w:color w:val="auto"/>
                                <w:lang w:val="pt-BR"/>
                              </w:rPr>
                              <w:t xml:space="preserve"> de fibras a partir de imagem DT-MRI de um indivíduo saudável. Retângulo amarelo denota a região de interesse para a visualização do campo </w:t>
                            </w:r>
                            <w:proofErr w:type="spellStart"/>
                            <w:r w:rsidRPr="00E85300">
                              <w:rPr>
                                <w:rFonts w:ascii="Arial Narrow" w:hAnsi="Arial Narrow"/>
                                <w:b w:val="0"/>
                                <w:color w:val="auto"/>
                                <w:lang w:val="pt-BR"/>
                              </w:rPr>
                              <w:t>supertoroidal</w:t>
                            </w:r>
                            <w:proofErr w:type="spellEnd"/>
                            <w:r w:rsidRPr="00E85300">
                              <w:rPr>
                                <w:rFonts w:ascii="Arial Narrow" w:hAnsi="Arial Narrow"/>
                                <w:b w:val="0"/>
                                <w:color w:val="auto"/>
                                <w:lang w:val="pt-BR"/>
                              </w:rPr>
                              <w:t xml:space="preserve">. (B) Ilustração do campo </w:t>
                            </w:r>
                            <w:proofErr w:type="spellStart"/>
                            <w:r w:rsidRPr="00E85300">
                              <w:rPr>
                                <w:rFonts w:ascii="Arial Narrow" w:hAnsi="Arial Narrow"/>
                                <w:b w:val="0"/>
                                <w:color w:val="auto"/>
                                <w:lang w:val="pt-BR"/>
                              </w:rPr>
                              <w:t>supertoroidal</w:t>
                            </w:r>
                            <w:proofErr w:type="spellEnd"/>
                            <w:r w:rsidRPr="00E85300">
                              <w:rPr>
                                <w:rFonts w:ascii="Arial Narrow" w:hAnsi="Arial Narrow"/>
                                <w:b w:val="0"/>
                                <w:color w:val="auto"/>
                                <w:lang w:val="pt-BR"/>
                              </w:rPr>
                              <w:t xml:space="preserve"> indicando os tratos piramidal (</w:t>
                            </w:r>
                            <w:proofErr w:type="spellStart"/>
                            <w:r w:rsidRPr="00E85300">
                              <w:rPr>
                                <w:rFonts w:ascii="Arial Narrow" w:hAnsi="Arial Narrow"/>
                                <w:b w:val="0"/>
                                <w:color w:val="auto"/>
                                <w:lang w:val="pt-BR"/>
                              </w:rPr>
                              <w:t>Pyr</w:t>
                            </w:r>
                            <w:proofErr w:type="spellEnd"/>
                            <w:r w:rsidRPr="00E85300">
                              <w:rPr>
                                <w:rFonts w:ascii="Arial Narrow" w:hAnsi="Arial Narrow"/>
                                <w:b w:val="0"/>
                                <w:color w:val="auto"/>
                                <w:lang w:val="pt-BR"/>
                              </w:rPr>
                              <w:t>), corpo caloso (</w:t>
                            </w:r>
                            <w:proofErr w:type="spellStart"/>
                            <w:r w:rsidRPr="00E85300">
                              <w:rPr>
                                <w:rFonts w:ascii="Arial Narrow" w:hAnsi="Arial Narrow"/>
                                <w:b w:val="0"/>
                                <w:color w:val="auto"/>
                                <w:lang w:val="pt-BR"/>
                              </w:rPr>
                              <w:t>Cc</w:t>
                            </w:r>
                            <w:proofErr w:type="spellEnd"/>
                            <w:r w:rsidRPr="00E85300">
                              <w:rPr>
                                <w:rFonts w:ascii="Arial Narrow" w:hAnsi="Arial Narrow"/>
                                <w:b w:val="0"/>
                                <w:color w:val="auto"/>
                                <w:lang w:val="pt-BR"/>
                              </w:rPr>
                              <w:t>) e cíngulo (</w:t>
                            </w:r>
                            <w:proofErr w:type="spellStart"/>
                            <w:r w:rsidRPr="00E85300">
                              <w:rPr>
                                <w:rFonts w:ascii="Arial Narrow" w:hAnsi="Arial Narrow"/>
                                <w:b w:val="0"/>
                                <w:color w:val="auto"/>
                                <w:lang w:val="pt-BR"/>
                              </w:rPr>
                              <w:t>Ci</w:t>
                            </w:r>
                            <w:proofErr w:type="spellEnd"/>
                            <w:r w:rsidRPr="00E85300">
                              <w:rPr>
                                <w:rFonts w:ascii="Arial Narrow" w:hAnsi="Arial Narrow"/>
                                <w:b w:val="0"/>
                                <w:color w:val="auto"/>
                                <w:lang w:val="pt-B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27" type="#_x0000_t202" style="position:absolute;left:0;text-align:left;margin-left:.4pt;margin-top:250.3pt;width:415pt;height:4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" stroked="f">
                <v:textbox style="mso-fit-shape-to-text:t" inset="0,0,0,0">
                  <w:txbxContent>
                    <w:p w14:paraId="317E16BD" w14:textId="25834F94" w:rsidR="00261AD3" w:rsidRPr="00E85300" w:rsidRDefault="00261AD3" w:rsidP="00E85300">
                      <w:pPr>
                        <w:pStyle w:val="Caption"/>
                        <w:jc w:val="both"/>
                        <w:rPr>
                          <w:rFonts w:ascii="Arial Narrow" w:hAnsi="Arial Narrow"/>
                          <w:b w:val="0"/>
                          <w:noProof/>
                          <w:color w:val="auto"/>
                          <w:lang w:val="pt-BR"/>
                        </w:rPr>
                      </w:pPr>
                      <w:r w:rsidRPr="00E85300">
                        <w:rPr>
                          <w:rFonts w:ascii="Arial Narrow" w:hAnsi="Arial Narrow"/>
                          <w:color w:val="auto"/>
                          <w:lang w:val="pt-BR"/>
                        </w:rPr>
                        <w:t xml:space="preserve">Figura </w:t>
                      </w:r>
                      <w:r w:rsidRPr="00E85300">
                        <w:rPr>
                          <w:rFonts w:ascii="Arial Narrow" w:hAnsi="Arial Narrow"/>
                          <w:color w:val="auto"/>
                          <w:lang w:val="pt-BR"/>
                        </w:rPr>
                        <w:fldChar w:fldCharType="begin"/>
                      </w:r>
                      <w:r w:rsidRPr="00E85300">
                        <w:rPr>
                          <w:rFonts w:ascii="Arial Narrow" w:hAnsi="Arial Narrow"/>
                          <w:color w:val="auto"/>
                          <w:lang w:val="pt-BR"/>
                        </w:rPr>
                        <w:instrText xml:space="preserve"> SEQ Figura \* ARABIC </w:instrText>
                      </w:r>
                      <w:r w:rsidRPr="00E85300">
                        <w:rPr>
                          <w:rFonts w:ascii="Arial Narrow" w:hAnsi="Arial Narrow"/>
                          <w:color w:val="auto"/>
                          <w:lang w:val="pt-BR"/>
                        </w:rPr>
                        <w:fldChar w:fldCharType="separate"/>
                      </w:r>
                      <w:r w:rsidRPr="00E85300">
                        <w:rPr>
                          <w:rFonts w:ascii="Arial Narrow" w:hAnsi="Arial Narrow"/>
                          <w:noProof/>
                          <w:color w:val="auto"/>
                          <w:lang w:val="pt-BR"/>
                        </w:rPr>
                        <w:t>2</w:t>
                      </w:r>
                      <w:r w:rsidRPr="00E85300">
                        <w:rPr>
                          <w:rFonts w:ascii="Arial Narrow" w:hAnsi="Arial Narrow"/>
                          <w:color w:val="auto"/>
                          <w:lang w:val="pt-BR"/>
                        </w:rPr>
                        <w:fldChar w:fldCharType="end"/>
                      </w:r>
                      <w:r w:rsidRPr="00E85300">
                        <w:rPr>
                          <w:rFonts w:ascii="Arial Narrow" w:hAnsi="Arial Narrow"/>
                          <w:color w:val="auto"/>
                          <w:lang w:val="pt-BR"/>
                        </w:rPr>
                        <w:t xml:space="preserve">. </w:t>
                      </w:r>
                      <w:r w:rsidRPr="00E85300">
                        <w:rPr>
                          <w:rFonts w:ascii="Arial Narrow" w:hAnsi="Arial Narrow"/>
                          <w:b w:val="0"/>
                          <w:color w:val="auto"/>
                          <w:lang w:val="pt-BR"/>
                        </w:rPr>
                        <w:t xml:space="preserve">(A) Corte axial T2 e mapa de </w:t>
                      </w:r>
                      <w:proofErr w:type="spellStart"/>
                      <w:r w:rsidRPr="00E85300">
                        <w:rPr>
                          <w:rFonts w:ascii="Arial Narrow" w:hAnsi="Arial Narrow"/>
                          <w:b w:val="0"/>
                          <w:color w:val="auto"/>
                          <w:lang w:val="pt-BR"/>
                        </w:rPr>
                        <w:t>direcionalidade</w:t>
                      </w:r>
                      <w:proofErr w:type="spellEnd"/>
                      <w:r w:rsidRPr="00E85300">
                        <w:rPr>
                          <w:rFonts w:ascii="Arial Narrow" w:hAnsi="Arial Narrow"/>
                          <w:b w:val="0"/>
                          <w:color w:val="auto"/>
                          <w:lang w:val="pt-BR"/>
                        </w:rPr>
                        <w:t xml:space="preserve"> de fibras a partir de imagem DT-MRI de um indivíduo saudável. Retângulo amarelo denota a região de interesse para a visualização do campo </w:t>
                      </w:r>
                      <w:proofErr w:type="spellStart"/>
                      <w:r w:rsidRPr="00E85300">
                        <w:rPr>
                          <w:rFonts w:ascii="Arial Narrow" w:hAnsi="Arial Narrow"/>
                          <w:b w:val="0"/>
                          <w:color w:val="auto"/>
                          <w:lang w:val="pt-BR"/>
                        </w:rPr>
                        <w:t>supertoroidal</w:t>
                      </w:r>
                      <w:proofErr w:type="spellEnd"/>
                      <w:r w:rsidRPr="00E85300">
                        <w:rPr>
                          <w:rFonts w:ascii="Arial Narrow" w:hAnsi="Arial Narrow"/>
                          <w:b w:val="0"/>
                          <w:color w:val="auto"/>
                          <w:lang w:val="pt-BR"/>
                        </w:rPr>
                        <w:t xml:space="preserve">. (B) Ilustração do campo </w:t>
                      </w:r>
                      <w:proofErr w:type="spellStart"/>
                      <w:r w:rsidRPr="00E85300">
                        <w:rPr>
                          <w:rFonts w:ascii="Arial Narrow" w:hAnsi="Arial Narrow"/>
                          <w:b w:val="0"/>
                          <w:color w:val="auto"/>
                          <w:lang w:val="pt-BR"/>
                        </w:rPr>
                        <w:t>supertoroidal</w:t>
                      </w:r>
                      <w:proofErr w:type="spellEnd"/>
                      <w:r w:rsidRPr="00E85300">
                        <w:rPr>
                          <w:rFonts w:ascii="Arial Narrow" w:hAnsi="Arial Narrow"/>
                          <w:b w:val="0"/>
                          <w:color w:val="auto"/>
                          <w:lang w:val="pt-BR"/>
                        </w:rPr>
                        <w:t xml:space="preserve"> indicando os tratos piramidal (</w:t>
                      </w:r>
                      <w:proofErr w:type="spellStart"/>
                      <w:r w:rsidRPr="00E85300">
                        <w:rPr>
                          <w:rFonts w:ascii="Arial Narrow" w:hAnsi="Arial Narrow"/>
                          <w:b w:val="0"/>
                          <w:color w:val="auto"/>
                          <w:lang w:val="pt-BR"/>
                        </w:rPr>
                        <w:t>Pyr</w:t>
                      </w:r>
                      <w:proofErr w:type="spellEnd"/>
                      <w:r w:rsidRPr="00E85300">
                        <w:rPr>
                          <w:rFonts w:ascii="Arial Narrow" w:hAnsi="Arial Narrow"/>
                          <w:b w:val="0"/>
                          <w:color w:val="auto"/>
                          <w:lang w:val="pt-BR"/>
                        </w:rPr>
                        <w:t>), corpo caloso (</w:t>
                      </w:r>
                      <w:proofErr w:type="spellStart"/>
                      <w:r w:rsidRPr="00E85300">
                        <w:rPr>
                          <w:rFonts w:ascii="Arial Narrow" w:hAnsi="Arial Narrow"/>
                          <w:b w:val="0"/>
                          <w:color w:val="auto"/>
                          <w:lang w:val="pt-BR"/>
                        </w:rPr>
                        <w:t>Cc</w:t>
                      </w:r>
                      <w:proofErr w:type="spellEnd"/>
                      <w:r w:rsidRPr="00E85300">
                        <w:rPr>
                          <w:rFonts w:ascii="Arial Narrow" w:hAnsi="Arial Narrow"/>
                          <w:b w:val="0"/>
                          <w:color w:val="auto"/>
                          <w:lang w:val="pt-BR"/>
                        </w:rPr>
                        <w:t>) e cíngulo (</w:t>
                      </w:r>
                      <w:proofErr w:type="spellStart"/>
                      <w:r w:rsidRPr="00E85300">
                        <w:rPr>
                          <w:rFonts w:ascii="Arial Narrow" w:hAnsi="Arial Narrow"/>
                          <w:b w:val="0"/>
                          <w:color w:val="auto"/>
                          <w:lang w:val="pt-BR"/>
                        </w:rPr>
                        <w:t>Ci</w:t>
                      </w:r>
                      <w:proofErr w:type="spellEnd"/>
                      <w:r w:rsidRPr="00E85300">
                        <w:rPr>
                          <w:rFonts w:ascii="Arial Narrow" w:hAnsi="Arial Narrow"/>
                          <w:b w:val="0"/>
                          <w:color w:val="auto"/>
                          <w:lang w:val="pt-BR"/>
                        </w:rPr>
                        <w:t>).</w:t>
                      </w:r>
                    </w:p>
                  </w:txbxContent>
                </v:textbox>
                <w10:wrap type="square"/>
              </v:shape>
            </w:pict>
          </mc:Fallback>
        </mc:AlternateContent>
      </w:r>
      <w:r w:rsidR="007A5AFC" w:rsidRPr="00846BDC">
        <w:rPr>
          <w:rFonts w:ascii="Palatino Linotype" w:hAnsi="Palatino Linotype"/>
          <w:sz w:val="20"/>
          <w:lang w:val="pt-BR"/>
        </w:rPr>
        <w:t>A substância branca (SB)</w:t>
      </w:r>
      <w:r w:rsidR="00E7529E">
        <w:rPr>
          <w:rFonts w:ascii="Palatino Linotype" w:hAnsi="Palatino Linotype"/>
          <w:sz w:val="20"/>
          <w:lang w:val="pt-BR"/>
        </w:rPr>
        <w:t xml:space="preserve"> cerebral</w:t>
      </w:r>
      <w:r w:rsidR="007A5AFC" w:rsidRPr="00846BDC">
        <w:rPr>
          <w:rFonts w:ascii="Palatino Linotype" w:hAnsi="Palatino Linotype"/>
          <w:sz w:val="20"/>
          <w:lang w:val="pt-BR"/>
        </w:rPr>
        <w:t xml:space="preserve"> tem importância fundamental na compreensão das funções cerebrais tendo em vista a rede de comunicação neural que ela estabelece. Sabe-se que os transtornos psiquiátricos, incluindo o transtorno afetivo bipolar (TAB), estão associados a anormalidades sutis de SB que demandam métodos robustos e eficientes de análise. </w:t>
      </w:r>
      <w:r w:rsidR="00E7529E" w:rsidRPr="00E7529E">
        <w:rPr>
          <w:rFonts w:ascii="Palatino Linotype" w:hAnsi="Palatino Linotype"/>
          <w:sz w:val="20"/>
          <w:lang w:val="pt-BR"/>
        </w:rPr>
        <w:t>A imagem por tensor de difusão (DTI)</w:t>
      </w:r>
      <w:r w:rsidR="00261AD3">
        <w:rPr>
          <w:rFonts w:ascii="Palatino Linotype" w:hAnsi="Palatino Linotype"/>
          <w:sz w:val="20"/>
          <w:lang w:val="pt-BR"/>
        </w:rPr>
        <w:t>, conforme brevemente descrita seção anterior,</w:t>
      </w:r>
      <w:r w:rsidR="00E7529E" w:rsidRPr="00E7529E">
        <w:rPr>
          <w:rFonts w:ascii="Palatino Linotype" w:hAnsi="Palatino Linotype"/>
          <w:sz w:val="20"/>
          <w:lang w:val="pt-BR"/>
        </w:rPr>
        <w:t xml:space="preserve"> é uma modalidade promissora de imagens capaz de caracterizar alterações estruturais em SB. No entanto, a sua natureza multidimensional e multivariada faz com que o estudo neuropatológico em TAB torne-se uma tarefa desafiadora. Assim, faz-se necessário o uso de métodos de análise de DTI que sejam robustos e apropriados para entendermos o papel des</w:t>
      </w:r>
      <w:r w:rsidR="00B024C5">
        <w:rPr>
          <w:rFonts w:ascii="Palatino Linotype" w:hAnsi="Palatino Linotype"/>
          <w:sz w:val="20"/>
          <w:lang w:val="pt-BR"/>
        </w:rPr>
        <w:t>tas anormalidades. Este projeto de auxílio regular, financiado pela FAPESP entre 2011 e 2013, visou</w:t>
      </w:r>
      <w:r w:rsidR="00E7529E" w:rsidRPr="00E7529E">
        <w:rPr>
          <w:rFonts w:ascii="Palatino Linotype" w:hAnsi="Palatino Linotype"/>
          <w:sz w:val="20"/>
          <w:lang w:val="pt-BR"/>
        </w:rPr>
        <w:t xml:space="preserve"> o desenvolvimento e a avaliação de uma nova metodologia de análise utilizando a representação </w:t>
      </w:r>
      <w:proofErr w:type="spellStart"/>
      <w:r w:rsidR="00E7529E" w:rsidRPr="00E7529E">
        <w:rPr>
          <w:rFonts w:ascii="Palatino Linotype" w:hAnsi="Palatino Linotype"/>
          <w:sz w:val="20"/>
          <w:lang w:val="pt-BR"/>
        </w:rPr>
        <w:t>supertoroidal</w:t>
      </w:r>
      <w:proofErr w:type="spellEnd"/>
      <w:r w:rsidR="00E7529E" w:rsidRPr="00E7529E">
        <w:rPr>
          <w:rFonts w:ascii="Palatino Linotype" w:hAnsi="Palatino Linotype"/>
          <w:sz w:val="20"/>
          <w:lang w:val="pt-BR"/>
        </w:rPr>
        <w:t xml:space="preserve"> do tensor de difusão</w:t>
      </w:r>
      <w:r w:rsidR="00B024C5">
        <w:rPr>
          <w:rFonts w:ascii="Palatino Linotype" w:hAnsi="Palatino Linotype"/>
          <w:sz w:val="20"/>
          <w:lang w:val="pt-BR"/>
        </w:rPr>
        <w:t xml:space="preserve"> </w:t>
      </w:r>
      <w:r w:rsidR="00B024C5" w:rsidRPr="00B024C5">
        <w:rPr>
          <w:rFonts w:ascii="Palatino Linotype" w:hAnsi="Palatino Linotype"/>
          <w:b/>
          <w:sz w:val="20"/>
          <w:lang w:val="pt-BR"/>
        </w:rPr>
        <w:t>(Fig. 2)</w:t>
      </w:r>
      <w:r w:rsidR="00E7529E" w:rsidRPr="00E7529E">
        <w:rPr>
          <w:rFonts w:ascii="Palatino Linotype" w:hAnsi="Palatino Linotype"/>
          <w:sz w:val="20"/>
          <w:lang w:val="pt-BR"/>
        </w:rPr>
        <w:t xml:space="preserve">. O objetivo desta representação </w:t>
      </w:r>
      <w:r w:rsidR="000B450A">
        <w:rPr>
          <w:rFonts w:ascii="Palatino Linotype" w:hAnsi="Palatino Linotype"/>
          <w:sz w:val="20"/>
          <w:lang w:val="pt-BR"/>
        </w:rPr>
        <w:t>foi</w:t>
      </w:r>
      <w:r w:rsidR="00E7529E" w:rsidRPr="00E7529E">
        <w:rPr>
          <w:rFonts w:ascii="Palatino Linotype" w:hAnsi="Palatino Linotype"/>
          <w:sz w:val="20"/>
          <w:lang w:val="pt-BR"/>
        </w:rPr>
        <w:t xml:space="preserve"> aprimorar a caracterização da SB de forma visual e quantitativa através de novos índices </w:t>
      </w:r>
      <w:r w:rsidR="000B450A">
        <w:rPr>
          <w:rFonts w:ascii="Palatino Linotype" w:hAnsi="Palatino Linotype"/>
          <w:sz w:val="20"/>
          <w:lang w:val="pt-BR"/>
        </w:rPr>
        <w:t>quantitativos</w:t>
      </w:r>
      <w:r w:rsidR="00E7529E" w:rsidRPr="00E7529E">
        <w:rPr>
          <w:rFonts w:ascii="Palatino Linotype" w:hAnsi="Palatino Linotype"/>
          <w:sz w:val="20"/>
          <w:lang w:val="pt-BR"/>
        </w:rPr>
        <w:t xml:space="preserve">. Experimentos utilizando </w:t>
      </w:r>
      <w:proofErr w:type="spellStart"/>
      <w:r w:rsidR="00E7529E" w:rsidRPr="000B450A">
        <w:rPr>
          <w:rFonts w:ascii="Palatino Linotype" w:hAnsi="Palatino Linotype"/>
          <w:i/>
          <w:sz w:val="20"/>
          <w:lang w:val="pt-BR"/>
        </w:rPr>
        <w:t>phantoms</w:t>
      </w:r>
      <w:proofErr w:type="spellEnd"/>
      <w:r w:rsidR="00E7529E" w:rsidRPr="00E7529E">
        <w:rPr>
          <w:rFonts w:ascii="Palatino Linotype" w:hAnsi="Palatino Linotype"/>
          <w:sz w:val="20"/>
          <w:lang w:val="pt-BR"/>
        </w:rPr>
        <w:t xml:space="preserve"> revelaram que estes índices são sensíveis à mudanças estruturais e que podem descrever alterações no cérebro. Resultados </w:t>
      </w:r>
      <w:r w:rsidR="000B450A">
        <w:rPr>
          <w:rFonts w:ascii="Palatino Linotype" w:hAnsi="Palatino Linotype"/>
          <w:sz w:val="20"/>
          <w:lang w:val="pt-BR"/>
        </w:rPr>
        <w:t xml:space="preserve">deste projeto </w:t>
      </w:r>
      <w:r w:rsidR="00E7529E" w:rsidRPr="00E7529E">
        <w:rPr>
          <w:rFonts w:ascii="Palatino Linotype" w:hAnsi="Palatino Linotype"/>
          <w:sz w:val="20"/>
          <w:lang w:val="pt-BR"/>
        </w:rPr>
        <w:t xml:space="preserve">utilizando </w:t>
      </w:r>
      <w:r w:rsidR="000B450A">
        <w:rPr>
          <w:rFonts w:ascii="Palatino Linotype" w:hAnsi="Palatino Linotype"/>
          <w:sz w:val="20"/>
          <w:lang w:val="pt-BR"/>
        </w:rPr>
        <w:t xml:space="preserve">imagens </w:t>
      </w:r>
      <w:r w:rsidR="00E7529E" w:rsidRPr="00E7529E">
        <w:rPr>
          <w:rFonts w:ascii="Palatino Linotype" w:hAnsi="Palatino Linotype"/>
          <w:sz w:val="20"/>
          <w:lang w:val="pt-BR"/>
        </w:rPr>
        <w:t xml:space="preserve">DTI de um cérebro humano normal mostraram que tratos de SB podem ser identificados sem ambiguidades pelo modelo </w:t>
      </w:r>
      <w:proofErr w:type="spellStart"/>
      <w:r w:rsidR="00E7529E" w:rsidRPr="00E7529E">
        <w:rPr>
          <w:rFonts w:ascii="Palatino Linotype" w:hAnsi="Palatino Linotype"/>
          <w:sz w:val="20"/>
          <w:lang w:val="pt-BR"/>
        </w:rPr>
        <w:t>supertoroidal</w:t>
      </w:r>
      <w:proofErr w:type="spellEnd"/>
      <w:r w:rsidR="00E7529E" w:rsidRPr="00E7529E">
        <w:rPr>
          <w:rFonts w:ascii="Palatino Linotype" w:hAnsi="Palatino Linotype"/>
          <w:sz w:val="20"/>
          <w:lang w:val="pt-BR"/>
        </w:rPr>
        <w:t xml:space="preserve">. Para avaliar a eficácia desta nova metodologia, </w:t>
      </w:r>
      <w:r w:rsidR="000B450A">
        <w:rPr>
          <w:rFonts w:ascii="Palatino Linotype" w:hAnsi="Palatino Linotype"/>
          <w:sz w:val="20"/>
          <w:lang w:val="pt-BR"/>
        </w:rPr>
        <w:t>resultados</w:t>
      </w:r>
      <w:r w:rsidR="00E7529E" w:rsidRPr="00E7529E">
        <w:rPr>
          <w:rFonts w:ascii="Palatino Linotype" w:hAnsi="Palatino Linotype"/>
          <w:sz w:val="20"/>
          <w:lang w:val="pt-BR"/>
        </w:rPr>
        <w:t xml:space="preserve"> </w:t>
      </w:r>
      <w:r w:rsidR="000B450A">
        <w:rPr>
          <w:rFonts w:ascii="Palatino Linotype" w:hAnsi="Palatino Linotype"/>
          <w:sz w:val="20"/>
          <w:lang w:val="pt-BR"/>
        </w:rPr>
        <w:t xml:space="preserve">de </w:t>
      </w:r>
      <w:r w:rsidR="00E7529E" w:rsidRPr="00E7529E">
        <w:rPr>
          <w:rFonts w:ascii="Palatino Linotype" w:hAnsi="Palatino Linotype"/>
          <w:sz w:val="20"/>
          <w:lang w:val="pt-BR"/>
        </w:rPr>
        <w:t xml:space="preserve">pacientes com transtorno bipolar e de indivíduos saudáveis </w:t>
      </w:r>
      <w:r w:rsidR="000B450A">
        <w:rPr>
          <w:rFonts w:ascii="Palatino Linotype" w:hAnsi="Palatino Linotype"/>
          <w:sz w:val="20"/>
          <w:lang w:val="pt-BR"/>
        </w:rPr>
        <w:t>foram analisados e comparado</w:t>
      </w:r>
      <w:r w:rsidR="00E7529E" w:rsidRPr="00E7529E">
        <w:rPr>
          <w:rFonts w:ascii="Palatino Linotype" w:hAnsi="Palatino Linotype"/>
          <w:sz w:val="20"/>
          <w:lang w:val="pt-BR"/>
        </w:rPr>
        <w:t xml:space="preserve">s estatisticamente. </w:t>
      </w:r>
      <w:r w:rsidR="000B450A">
        <w:rPr>
          <w:rFonts w:ascii="Palatino Linotype" w:hAnsi="Palatino Linotype"/>
          <w:sz w:val="20"/>
          <w:lang w:val="pt-BR"/>
        </w:rPr>
        <w:t>Assim</w:t>
      </w:r>
      <w:r w:rsidR="00E7529E" w:rsidRPr="00E7529E">
        <w:rPr>
          <w:rFonts w:ascii="Palatino Linotype" w:hAnsi="Palatino Linotype"/>
          <w:sz w:val="20"/>
          <w:lang w:val="pt-BR"/>
        </w:rPr>
        <w:t xml:space="preserve">, esta abordagem </w:t>
      </w:r>
      <w:r w:rsidR="000B450A">
        <w:rPr>
          <w:rFonts w:ascii="Palatino Linotype" w:hAnsi="Palatino Linotype"/>
          <w:sz w:val="20"/>
          <w:lang w:val="pt-BR"/>
        </w:rPr>
        <w:t>demonstrou que podemos</w:t>
      </w:r>
      <w:r w:rsidR="00E7529E" w:rsidRPr="00E7529E">
        <w:rPr>
          <w:rFonts w:ascii="Palatino Linotype" w:hAnsi="Palatino Linotype"/>
          <w:sz w:val="20"/>
          <w:lang w:val="pt-BR"/>
        </w:rPr>
        <w:t xml:space="preserve"> avançar o conhecimento da neurofisiologia </w:t>
      </w:r>
      <w:r w:rsidR="000B450A">
        <w:rPr>
          <w:rFonts w:ascii="Palatino Linotype" w:hAnsi="Palatino Linotype"/>
          <w:sz w:val="20"/>
          <w:lang w:val="pt-BR"/>
        </w:rPr>
        <w:t xml:space="preserve">de transtornos psiquiátricos, através dos </w:t>
      </w:r>
      <w:proofErr w:type="spellStart"/>
      <w:r w:rsidR="000B450A">
        <w:rPr>
          <w:rFonts w:ascii="Palatino Linotype" w:hAnsi="Palatino Linotype"/>
          <w:sz w:val="20"/>
          <w:lang w:val="pt-BR"/>
        </w:rPr>
        <w:t>biomarcadores</w:t>
      </w:r>
      <w:proofErr w:type="spellEnd"/>
      <w:r w:rsidR="000B450A">
        <w:rPr>
          <w:rFonts w:ascii="Palatino Linotype" w:hAnsi="Palatino Linotype"/>
          <w:sz w:val="20"/>
          <w:lang w:val="pt-BR"/>
        </w:rPr>
        <w:t xml:space="preserve"> baseados em imagem</w:t>
      </w:r>
      <w:r w:rsidR="00E7529E" w:rsidRPr="00E7529E">
        <w:rPr>
          <w:rFonts w:ascii="Palatino Linotype" w:hAnsi="Palatino Linotype"/>
          <w:sz w:val="20"/>
          <w:lang w:val="pt-BR"/>
        </w:rPr>
        <w:t xml:space="preserve"> </w:t>
      </w:r>
      <w:r w:rsidR="000B450A">
        <w:rPr>
          <w:rFonts w:ascii="Palatino Linotype" w:hAnsi="Palatino Linotype"/>
          <w:sz w:val="20"/>
          <w:lang w:val="pt-BR"/>
        </w:rPr>
        <w:t xml:space="preserve">desenvolvidos </w:t>
      </w:r>
      <w:r w:rsidR="00E7529E" w:rsidRPr="00E7529E">
        <w:rPr>
          <w:rFonts w:ascii="Palatino Linotype" w:hAnsi="Palatino Linotype"/>
          <w:sz w:val="20"/>
          <w:lang w:val="pt-BR"/>
        </w:rPr>
        <w:t>e trazer informações inéditas para a caracteriz</w:t>
      </w:r>
      <w:r w:rsidR="00C11C34">
        <w:rPr>
          <w:rFonts w:ascii="Palatino Linotype" w:hAnsi="Palatino Linotype"/>
          <w:sz w:val="20"/>
          <w:lang w:val="pt-BR"/>
        </w:rPr>
        <w:t>ação da SB em outros transtornos. Este projeto de pesquisa foi realizado em parceria com Instituto de Psiquiatria (IPq) do Hospital das Clínicas da Faculdade de Medicina de São Paulo (HC-FMUSP)</w:t>
      </w:r>
      <w:r w:rsidR="0011208C">
        <w:rPr>
          <w:rFonts w:ascii="Palatino Linotype" w:hAnsi="Palatino Linotype"/>
          <w:sz w:val="20"/>
          <w:lang w:val="pt-BR"/>
        </w:rPr>
        <w:t xml:space="preserve">, e foi o primeiro auxílio que nos ajudou a criar o </w:t>
      </w:r>
      <w:r w:rsidR="0011208C" w:rsidRPr="0011208C">
        <w:rPr>
          <w:rFonts w:ascii="Palatino Linotype" w:hAnsi="Palatino Linotype"/>
          <w:i/>
          <w:sz w:val="20"/>
          <w:lang w:val="pt-BR"/>
        </w:rPr>
        <w:t xml:space="preserve">Medical </w:t>
      </w:r>
      <w:proofErr w:type="spellStart"/>
      <w:r w:rsidR="0011208C" w:rsidRPr="0011208C">
        <w:rPr>
          <w:rFonts w:ascii="Palatino Linotype" w:hAnsi="Palatino Linotype"/>
          <w:i/>
          <w:sz w:val="20"/>
          <w:lang w:val="pt-BR"/>
        </w:rPr>
        <w:t>Imaging</w:t>
      </w:r>
      <w:proofErr w:type="spellEnd"/>
      <w:r w:rsidR="0011208C" w:rsidRPr="0011208C">
        <w:rPr>
          <w:rFonts w:ascii="Palatino Linotype" w:hAnsi="Palatino Linotype"/>
          <w:i/>
          <w:sz w:val="20"/>
          <w:lang w:val="pt-BR"/>
        </w:rPr>
        <w:t xml:space="preserve"> </w:t>
      </w:r>
      <w:proofErr w:type="spellStart"/>
      <w:r w:rsidR="0011208C" w:rsidRPr="0011208C">
        <w:rPr>
          <w:rFonts w:ascii="Palatino Linotype" w:hAnsi="Palatino Linotype"/>
          <w:i/>
          <w:sz w:val="20"/>
          <w:lang w:val="pt-BR"/>
        </w:rPr>
        <w:t>Group</w:t>
      </w:r>
      <w:proofErr w:type="spellEnd"/>
      <w:r w:rsidR="0011208C" w:rsidRPr="0011208C">
        <w:rPr>
          <w:rFonts w:ascii="Palatino Linotype" w:hAnsi="Palatino Linotype"/>
          <w:i/>
          <w:sz w:val="20"/>
          <w:lang w:val="pt-BR"/>
        </w:rPr>
        <w:t xml:space="preserve"> (MIG)</w:t>
      </w:r>
      <w:r w:rsidR="0011208C">
        <w:rPr>
          <w:rFonts w:ascii="Palatino Linotype" w:hAnsi="Palatino Linotype"/>
          <w:sz w:val="20"/>
          <w:lang w:val="pt-BR"/>
        </w:rPr>
        <w:t xml:space="preserve">, composto de alunos e professores que atuam na área de análise de </w:t>
      </w:r>
      <w:proofErr w:type="spellStart"/>
      <w:r w:rsidR="0011208C">
        <w:rPr>
          <w:rFonts w:ascii="Palatino Linotype" w:hAnsi="Palatino Linotype"/>
          <w:sz w:val="20"/>
          <w:lang w:val="pt-BR"/>
        </w:rPr>
        <w:t>bioimagens</w:t>
      </w:r>
      <w:proofErr w:type="spellEnd"/>
      <w:r w:rsidR="0011208C">
        <w:rPr>
          <w:rFonts w:ascii="Palatino Linotype" w:hAnsi="Palatino Linotype"/>
          <w:sz w:val="20"/>
          <w:lang w:val="pt-BR"/>
        </w:rPr>
        <w:t>.</w:t>
      </w:r>
    </w:p>
    <w:p w14:paraId="410E5CE0" w14:textId="39153B29" w:rsidR="00F56B2B" w:rsidRPr="004D0E56" w:rsidRDefault="00F56B2B" w:rsidP="00CB25B6">
      <w:pPr>
        <w:pStyle w:val="Memorial-Heading2"/>
        <w:rPr>
          <w:sz w:val="22"/>
        </w:rPr>
      </w:pPr>
      <w:bookmarkStart w:id="86" w:name="_Toc334106627"/>
      <w:r w:rsidRPr="004D0E56">
        <w:rPr>
          <w:sz w:val="22"/>
        </w:rPr>
        <w:t>Doenças cardiovasculares</w:t>
      </w:r>
      <w:bookmarkEnd w:id="86"/>
    </w:p>
    <w:p w14:paraId="57730FB4" w14:textId="29450EBD" w:rsidR="00AA464A" w:rsidRDefault="00B658AC" w:rsidP="003D39D8">
      <w:pPr>
        <w:widowControl w:val="0"/>
        <w:autoSpaceDE w:val="0"/>
        <w:autoSpaceDN w:val="0"/>
        <w:adjustRightInd w:val="0"/>
        <w:spacing w:after="240" w:line="276" w:lineRule="auto"/>
        <w:jc w:val="both"/>
        <w:rPr>
          <w:rFonts w:ascii="Palatino Linotype" w:hAnsi="Palatino Linotype"/>
          <w:sz w:val="20"/>
          <w:szCs w:val="20"/>
          <w:lang w:val="pt-BR"/>
        </w:rPr>
      </w:pPr>
      <w:r>
        <w:rPr>
          <w:rFonts w:ascii="Palatino Linotype" w:hAnsi="Palatino Linotype"/>
          <w:sz w:val="20"/>
          <w:szCs w:val="20"/>
          <w:lang w:val="pt-BR"/>
        </w:rPr>
        <w:t>D</w:t>
      </w:r>
      <w:r w:rsidR="000D375B">
        <w:rPr>
          <w:rFonts w:ascii="Palatino Linotype" w:hAnsi="Palatino Linotype"/>
          <w:sz w:val="20"/>
          <w:szCs w:val="20"/>
          <w:lang w:val="pt-BR"/>
        </w:rPr>
        <w:t xml:space="preserve">entro do contexto da anatomia computacional, </w:t>
      </w:r>
      <w:r w:rsidR="002F6F69">
        <w:rPr>
          <w:rFonts w:ascii="Palatino Linotype" w:hAnsi="Palatino Linotype"/>
          <w:sz w:val="20"/>
          <w:szCs w:val="20"/>
          <w:lang w:val="pt-BR"/>
        </w:rPr>
        <w:t xml:space="preserve">tenho dedicado grande </w:t>
      </w:r>
      <w:r w:rsidR="009A72C5">
        <w:rPr>
          <w:rFonts w:ascii="Palatino Linotype" w:hAnsi="Palatino Linotype"/>
          <w:sz w:val="20"/>
          <w:szCs w:val="20"/>
          <w:lang w:val="pt-BR"/>
        </w:rPr>
        <w:t>atenção</w:t>
      </w:r>
      <w:r w:rsidR="002F6F69">
        <w:rPr>
          <w:rFonts w:ascii="Palatino Linotype" w:hAnsi="Palatino Linotype"/>
          <w:sz w:val="20"/>
          <w:szCs w:val="20"/>
          <w:lang w:val="pt-BR"/>
        </w:rPr>
        <w:t xml:space="preserve"> </w:t>
      </w:r>
      <w:r w:rsidR="009A72C5">
        <w:rPr>
          <w:rFonts w:ascii="Palatino Linotype" w:hAnsi="Palatino Linotype"/>
          <w:sz w:val="20"/>
          <w:szCs w:val="20"/>
          <w:lang w:val="pt-BR"/>
        </w:rPr>
        <w:t>à</w:t>
      </w:r>
      <w:r w:rsidR="002F6F69">
        <w:rPr>
          <w:rFonts w:ascii="Palatino Linotype" w:hAnsi="Palatino Linotype"/>
          <w:sz w:val="20"/>
          <w:szCs w:val="20"/>
          <w:lang w:val="pt-BR"/>
        </w:rPr>
        <w:t xml:space="preserve"> caracterização de doenças vasculares e cardíacas. </w:t>
      </w:r>
      <w:r w:rsidR="00E669DF">
        <w:rPr>
          <w:rFonts w:ascii="Palatino Linotype" w:hAnsi="Palatino Linotype"/>
          <w:sz w:val="20"/>
          <w:szCs w:val="20"/>
          <w:lang w:val="pt-BR"/>
        </w:rPr>
        <w:t>Atualmente, i</w:t>
      </w:r>
      <w:r w:rsidR="008A79EF">
        <w:rPr>
          <w:rFonts w:ascii="Palatino Linotype" w:hAnsi="Palatino Linotype"/>
          <w:sz w:val="20"/>
          <w:szCs w:val="20"/>
          <w:lang w:val="pt-BR"/>
        </w:rPr>
        <w:t xml:space="preserve">magens de angiografia obtidas </w:t>
      </w:r>
      <w:r w:rsidR="002A54F8">
        <w:rPr>
          <w:rFonts w:ascii="Palatino Linotype" w:hAnsi="Palatino Linotype"/>
          <w:sz w:val="20"/>
          <w:szCs w:val="20"/>
          <w:lang w:val="pt-BR"/>
        </w:rPr>
        <w:t xml:space="preserve">a partir de técnicas </w:t>
      </w:r>
      <w:r w:rsidR="008A79EF">
        <w:rPr>
          <w:rFonts w:ascii="Palatino Linotype" w:hAnsi="Palatino Linotype"/>
          <w:sz w:val="20"/>
          <w:szCs w:val="20"/>
          <w:lang w:val="pt-BR"/>
        </w:rPr>
        <w:t>de tomografia computadorizada e ressonância magnética</w:t>
      </w:r>
      <w:r w:rsidR="002A54F8">
        <w:rPr>
          <w:rFonts w:ascii="Palatino Linotype" w:hAnsi="Palatino Linotype"/>
          <w:sz w:val="20"/>
          <w:szCs w:val="20"/>
          <w:lang w:val="pt-BR"/>
        </w:rPr>
        <w:t xml:space="preserve"> </w:t>
      </w:r>
      <w:r w:rsidR="009A72C5">
        <w:rPr>
          <w:rFonts w:ascii="Palatino Linotype" w:hAnsi="Palatino Linotype"/>
          <w:sz w:val="20"/>
          <w:szCs w:val="20"/>
          <w:lang w:val="pt-BR"/>
        </w:rPr>
        <w:t>representam</w:t>
      </w:r>
      <w:r w:rsidR="002A54F8">
        <w:rPr>
          <w:rFonts w:ascii="Palatino Linotype" w:hAnsi="Palatino Linotype"/>
          <w:sz w:val="20"/>
          <w:szCs w:val="20"/>
          <w:lang w:val="pt-BR"/>
        </w:rPr>
        <w:t xml:space="preserve"> </w:t>
      </w:r>
      <w:r w:rsidR="00E669DF">
        <w:rPr>
          <w:rFonts w:ascii="Palatino Linotype" w:hAnsi="Palatino Linotype"/>
          <w:sz w:val="20"/>
          <w:szCs w:val="20"/>
          <w:lang w:val="pt-BR"/>
        </w:rPr>
        <w:t>em alta resolução,</w:t>
      </w:r>
      <w:r w:rsidR="002A54F8">
        <w:rPr>
          <w:rFonts w:ascii="Palatino Linotype" w:hAnsi="Palatino Linotype"/>
          <w:sz w:val="20"/>
          <w:szCs w:val="20"/>
          <w:lang w:val="pt-BR"/>
        </w:rPr>
        <w:t xml:space="preserve"> e de forma tridimensional o </w:t>
      </w:r>
      <w:proofErr w:type="spellStart"/>
      <w:r w:rsidR="002A54F8" w:rsidRPr="002A54F8">
        <w:rPr>
          <w:rFonts w:ascii="Palatino Linotype" w:hAnsi="Palatino Linotype"/>
          <w:i/>
          <w:sz w:val="20"/>
          <w:szCs w:val="20"/>
          <w:lang w:val="pt-BR"/>
        </w:rPr>
        <w:t>lūmen</w:t>
      </w:r>
      <w:proofErr w:type="spellEnd"/>
      <w:r w:rsidR="002A54F8" w:rsidRPr="002A54F8">
        <w:rPr>
          <w:rFonts w:ascii="Palatino Linotype" w:hAnsi="Palatino Linotype"/>
          <w:sz w:val="20"/>
          <w:szCs w:val="20"/>
          <w:lang w:val="pt-BR"/>
        </w:rPr>
        <w:t xml:space="preserve"> </w:t>
      </w:r>
      <w:r w:rsidR="002A54F8">
        <w:rPr>
          <w:rFonts w:ascii="Palatino Linotype" w:hAnsi="Palatino Linotype"/>
          <w:sz w:val="20"/>
          <w:szCs w:val="20"/>
          <w:lang w:val="pt-BR"/>
        </w:rPr>
        <w:t>(o interior dos vasos</w:t>
      </w:r>
      <w:r w:rsidR="00B02851">
        <w:rPr>
          <w:rFonts w:ascii="Palatino Linotype" w:hAnsi="Palatino Linotype"/>
          <w:sz w:val="20"/>
          <w:szCs w:val="20"/>
          <w:lang w:val="pt-BR"/>
        </w:rPr>
        <w:t xml:space="preserve"> sanguíneos</w:t>
      </w:r>
      <w:r w:rsidR="002A54F8">
        <w:rPr>
          <w:rFonts w:ascii="Palatino Linotype" w:hAnsi="Palatino Linotype"/>
          <w:sz w:val="20"/>
          <w:szCs w:val="20"/>
          <w:lang w:val="pt-BR"/>
        </w:rPr>
        <w:t>).</w:t>
      </w:r>
      <w:r w:rsidR="00261195">
        <w:rPr>
          <w:rFonts w:ascii="Palatino Linotype" w:hAnsi="Palatino Linotype"/>
          <w:sz w:val="20"/>
          <w:szCs w:val="20"/>
          <w:lang w:val="pt-BR"/>
        </w:rPr>
        <w:t xml:space="preserve"> A análise estrutural dos vasos sanguíneos é de crucial importância na caracterização de várias doenças vasculares, entre elas aneurismas e estenoses. Um de meus primeiros trabalhos na área foi na segmentação de vasos sanguíneos a partir de imagens angiográ</w:t>
      </w:r>
      <w:r w:rsidR="00A42C32">
        <w:rPr>
          <w:rFonts w:ascii="Palatino Linotype" w:hAnsi="Palatino Linotype"/>
          <w:sz w:val="20"/>
          <w:szCs w:val="20"/>
          <w:lang w:val="pt-BR"/>
        </w:rPr>
        <w:t xml:space="preserve">ficas tridimensionais </w:t>
      </w:r>
      <w:r w:rsidR="00A42C32" w:rsidRPr="00A42C32">
        <w:rPr>
          <w:rFonts w:ascii="Palatino Linotype" w:hAnsi="Palatino Linotype"/>
          <w:b/>
          <w:sz w:val="20"/>
          <w:szCs w:val="20"/>
          <w:lang w:val="pt-BR"/>
        </w:rPr>
        <w:t>[3]</w:t>
      </w:r>
      <w:r w:rsidR="00B5682C">
        <w:rPr>
          <w:rFonts w:ascii="Palatino Linotype" w:hAnsi="Palatino Linotype"/>
          <w:sz w:val="20"/>
          <w:szCs w:val="20"/>
          <w:lang w:val="pt-BR"/>
        </w:rPr>
        <w:t xml:space="preserve">, </w:t>
      </w:r>
      <w:r w:rsidR="00086ECB">
        <w:rPr>
          <w:rFonts w:ascii="Palatino Linotype" w:hAnsi="Palatino Linotype"/>
          <w:sz w:val="20"/>
          <w:szCs w:val="20"/>
          <w:lang w:val="pt-BR"/>
        </w:rPr>
        <w:t xml:space="preserve">utilizando descritores de formas associados à </w:t>
      </w:r>
      <w:r w:rsidR="00B5682C">
        <w:rPr>
          <w:rFonts w:ascii="Palatino Linotype" w:hAnsi="Palatino Linotype"/>
          <w:sz w:val="20"/>
          <w:szCs w:val="20"/>
          <w:lang w:val="pt-BR"/>
        </w:rPr>
        <w:t>técnicas de propagação de ondas.</w:t>
      </w:r>
      <w:r w:rsidR="00F53561">
        <w:rPr>
          <w:rFonts w:ascii="Palatino Linotype" w:hAnsi="Palatino Linotype"/>
          <w:sz w:val="20"/>
          <w:szCs w:val="20"/>
          <w:lang w:val="pt-BR"/>
        </w:rPr>
        <w:t xml:space="preserve"> </w:t>
      </w:r>
    </w:p>
    <w:p w14:paraId="06A3A20D" w14:textId="5045D812" w:rsidR="00F76907" w:rsidRDefault="004168E2" w:rsidP="00D25478">
      <w:pPr>
        <w:widowControl w:val="0"/>
        <w:autoSpaceDE w:val="0"/>
        <w:autoSpaceDN w:val="0"/>
        <w:adjustRightInd w:val="0"/>
        <w:spacing w:after="240" w:line="276" w:lineRule="auto"/>
        <w:ind w:firstLine="720"/>
        <w:jc w:val="both"/>
        <w:rPr>
          <w:rFonts w:ascii="Palatino Linotype" w:hAnsi="Palatino Linotype"/>
          <w:sz w:val="20"/>
          <w:szCs w:val="20"/>
          <w:lang w:val="pt-BR"/>
        </w:rPr>
      </w:pPr>
      <w:r w:rsidRPr="00F76907">
        <w:rPr>
          <w:rFonts w:ascii="Arial Narrow" w:hAnsi="Arial Narrow"/>
          <w:noProof/>
        </w:rPr>
        <mc:AlternateContent>
          <mc:Choice Requires="wps">
            <w:drawing>
              <wp:anchor distT="0" distB="0" distL="114300" distR="114300" simplePos="0" relativeHeight="251666432" behindDoc="0" locked="0" layoutInCell="1" allowOverlap="1" wp14:anchorId="6D15FD84" wp14:editId="3F888E37">
                <wp:simplePos x="0" y="0"/>
                <wp:positionH relativeFrom="column">
                  <wp:posOffset>0</wp:posOffset>
                </wp:positionH>
                <wp:positionV relativeFrom="paragraph">
                  <wp:posOffset>2357120</wp:posOffset>
                </wp:positionV>
                <wp:extent cx="5257800" cy="38925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892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CC74880" w14:textId="7C7F62A3" w:rsidR="008133AD" w:rsidRPr="00E17295" w:rsidRDefault="008133AD" w:rsidP="0084763D">
                            <w:pPr>
                              <w:pStyle w:val="Caption"/>
                              <w:jc w:val="both"/>
                              <w:rPr>
                                <w:rFonts w:ascii="Arial Narrow" w:hAnsi="Arial Narrow"/>
                                <w:b w:val="0"/>
                                <w:noProof/>
                                <w:color w:val="auto"/>
                                <w:sz w:val="20"/>
                                <w:szCs w:val="20"/>
                                <w:lang w:val="pt-BR"/>
                              </w:rPr>
                            </w:pPr>
                            <w:r w:rsidRPr="00E17295">
                              <w:rPr>
                                <w:rFonts w:ascii="Arial Narrow" w:hAnsi="Arial Narrow"/>
                                <w:color w:val="auto"/>
                                <w:lang w:val="pt-BR"/>
                              </w:rPr>
                              <w:t xml:space="preserve">Figura </w:t>
                            </w:r>
                            <w:r w:rsidRPr="00E17295">
                              <w:rPr>
                                <w:rFonts w:ascii="Arial Narrow" w:hAnsi="Arial Narrow"/>
                                <w:color w:val="auto"/>
                                <w:lang w:val="pt-BR"/>
                              </w:rPr>
                              <w:fldChar w:fldCharType="begin"/>
                            </w:r>
                            <w:r w:rsidRPr="00E17295">
                              <w:rPr>
                                <w:rFonts w:ascii="Arial Narrow" w:hAnsi="Arial Narrow"/>
                                <w:color w:val="auto"/>
                                <w:lang w:val="pt-BR"/>
                              </w:rPr>
                              <w:instrText xml:space="preserve"> SEQ Figura \* ARABIC </w:instrText>
                            </w:r>
                            <w:r w:rsidRPr="00E17295">
                              <w:rPr>
                                <w:rFonts w:ascii="Arial Narrow" w:hAnsi="Arial Narrow"/>
                                <w:color w:val="auto"/>
                                <w:lang w:val="pt-BR"/>
                              </w:rPr>
                              <w:fldChar w:fldCharType="separate"/>
                            </w:r>
                            <w:r>
                              <w:rPr>
                                <w:rFonts w:ascii="Arial Narrow" w:hAnsi="Arial Narrow"/>
                                <w:noProof/>
                                <w:color w:val="auto"/>
                                <w:lang w:val="pt-BR"/>
                              </w:rPr>
                              <w:t>3</w:t>
                            </w:r>
                            <w:r w:rsidRPr="00E17295">
                              <w:rPr>
                                <w:rFonts w:ascii="Arial Narrow" w:hAnsi="Arial Narrow"/>
                                <w:color w:val="auto"/>
                                <w:lang w:val="pt-BR"/>
                              </w:rPr>
                              <w:fldChar w:fldCharType="end"/>
                            </w:r>
                            <w:r w:rsidRPr="00E17295">
                              <w:rPr>
                                <w:rFonts w:ascii="Arial Narrow" w:hAnsi="Arial Narrow"/>
                                <w:color w:val="auto"/>
                                <w:lang w:val="pt-BR"/>
                              </w:rPr>
                              <w:t xml:space="preserve">. </w:t>
                            </w:r>
                            <w:r w:rsidRPr="00E17295">
                              <w:rPr>
                                <w:rFonts w:ascii="Arial Narrow" w:hAnsi="Arial Narrow"/>
                                <w:b w:val="0"/>
                                <w:color w:val="auto"/>
                                <w:lang w:val="pt-BR"/>
                              </w:rPr>
                              <w:t xml:space="preserve">Exemplos de </w:t>
                            </w:r>
                            <w:proofErr w:type="spellStart"/>
                            <w:r w:rsidRPr="00E17295">
                              <w:rPr>
                                <w:rFonts w:ascii="Arial Narrow" w:hAnsi="Arial Narrow"/>
                                <w:b w:val="0"/>
                                <w:color w:val="auto"/>
                                <w:lang w:val="pt-BR"/>
                              </w:rPr>
                              <w:t>angiogramas</w:t>
                            </w:r>
                            <w:proofErr w:type="spellEnd"/>
                            <w:r w:rsidRPr="00E17295">
                              <w:rPr>
                                <w:rFonts w:ascii="Arial Narrow" w:hAnsi="Arial Narrow"/>
                                <w:b w:val="0"/>
                                <w:color w:val="auto"/>
                                <w:lang w:val="pt-BR"/>
                              </w:rPr>
                              <w:t xml:space="preserve"> sintéticos, utilizando sistemas de </w:t>
                            </w:r>
                            <w:proofErr w:type="spellStart"/>
                            <w:r w:rsidRPr="00E17295">
                              <w:rPr>
                                <w:rFonts w:ascii="Arial Narrow" w:hAnsi="Arial Narrow"/>
                                <w:b w:val="0"/>
                                <w:color w:val="auto"/>
                                <w:lang w:val="pt-BR"/>
                              </w:rPr>
                              <w:t>Linde</w:t>
                            </w:r>
                            <w:r>
                              <w:rPr>
                                <w:rFonts w:ascii="Arial Narrow" w:hAnsi="Arial Narrow"/>
                                <w:b w:val="0"/>
                                <w:color w:val="auto"/>
                                <w:lang w:val="pt-BR"/>
                              </w:rPr>
                              <w:t>n</w:t>
                            </w:r>
                            <w:r w:rsidRPr="00E17295">
                              <w:rPr>
                                <w:rFonts w:ascii="Arial Narrow" w:hAnsi="Arial Narrow"/>
                                <w:b w:val="0"/>
                                <w:color w:val="auto"/>
                                <w:lang w:val="pt-BR"/>
                              </w:rPr>
                              <w:t>mayer</w:t>
                            </w:r>
                            <w:proofErr w:type="spellEnd"/>
                            <w:r w:rsidRPr="00E17295">
                              <w:rPr>
                                <w:rFonts w:ascii="Arial Narrow" w:hAnsi="Arial Narrow"/>
                                <w:b w:val="0"/>
                                <w:color w:val="auto"/>
                                <w:lang w:val="pt-BR"/>
                              </w:rPr>
                              <w:t xml:space="preserve"> estocásticos e parametrizados, obra do aluno Miguel A. </w:t>
                            </w:r>
                            <w:proofErr w:type="spellStart"/>
                            <w:r w:rsidRPr="00E17295">
                              <w:rPr>
                                <w:rFonts w:ascii="Arial Narrow" w:hAnsi="Arial Narrow"/>
                                <w:b w:val="0"/>
                                <w:color w:val="auto"/>
                                <w:lang w:val="pt-BR"/>
                              </w:rPr>
                              <w:t>Galarreta</w:t>
                            </w:r>
                            <w:proofErr w:type="spellEnd"/>
                            <w:r w:rsidRPr="00E17295">
                              <w:rPr>
                                <w:rFonts w:ascii="Arial Narrow" w:hAnsi="Arial Narrow"/>
                                <w:b w:val="0"/>
                                <w:color w:val="auto"/>
                                <w:lang w:val="pt-BR"/>
                              </w:rPr>
                              <w:t>-Valverde.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4" o:spid="_x0000_s1028" type="#_x0000_t202" style="position:absolute;left:0;text-align:left;margin-left:0;margin-top:185.6pt;width:414pt;height:30.6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" stroked="f">
                <v:textbox style="mso-fit-shape-to-text:t" inset="0,0,0,0">
                  <w:txbxContent>
                    <w:p w14:paraId="2CC74880" w14:textId="7C7F62A3" w:rsidR="00261AD3" w:rsidRPr="00E17295" w:rsidRDefault="00261AD3" w:rsidP="0084763D">
                      <w:pPr>
                        <w:pStyle w:val="Caption"/>
                        <w:jc w:val="both"/>
                        <w:rPr>
                          <w:rFonts w:ascii="Arial Narrow" w:hAnsi="Arial Narrow"/>
                          <w:b w:val="0"/>
                          <w:noProof/>
                          <w:color w:val="auto"/>
                          <w:sz w:val="20"/>
                          <w:szCs w:val="20"/>
                          <w:lang w:val="pt-BR"/>
                        </w:rPr>
                      </w:pPr>
                      <w:r w:rsidRPr="00E17295">
                        <w:rPr>
                          <w:rFonts w:ascii="Arial Narrow" w:hAnsi="Arial Narrow"/>
                          <w:color w:val="auto"/>
                          <w:lang w:val="pt-BR"/>
                        </w:rPr>
                        <w:t xml:space="preserve">Figura </w:t>
                      </w:r>
                      <w:r w:rsidRPr="00E17295">
                        <w:rPr>
                          <w:rFonts w:ascii="Arial Narrow" w:hAnsi="Arial Narrow"/>
                          <w:color w:val="auto"/>
                          <w:lang w:val="pt-BR"/>
                        </w:rPr>
                        <w:fldChar w:fldCharType="begin"/>
                      </w:r>
                      <w:r w:rsidRPr="00E17295">
                        <w:rPr>
                          <w:rFonts w:ascii="Arial Narrow" w:hAnsi="Arial Narrow"/>
                          <w:color w:val="auto"/>
                          <w:lang w:val="pt-BR"/>
                        </w:rPr>
                        <w:instrText xml:space="preserve"> SEQ Figura \* ARABIC </w:instrText>
                      </w:r>
                      <w:r w:rsidRPr="00E17295">
                        <w:rPr>
                          <w:rFonts w:ascii="Arial Narrow" w:hAnsi="Arial Narrow"/>
                          <w:color w:val="auto"/>
                          <w:lang w:val="pt-BR"/>
                        </w:rPr>
                        <w:fldChar w:fldCharType="separate"/>
                      </w:r>
                      <w:r>
                        <w:rPr>
                          <w:rFonts w:ascii="Arial Narrow" w:hAnsi="Arial Narrow"/>
                          <w:noProof/>
                          <w:color w:val="auto"/>
                          <w:lang w:val="pt-BR"/>
                        </w:rPr>
                        <w:t>3</w:t>
                      </w:r>
                      <w:r w:rsidRPr="00E17295">
                        <w:rPr>
                          <w:rFonts w:ascii="Arial Narrow" w:hAnsi="Arial Narrow"/>
                          <w:color w:val="auto"/>
                          <w:lang w:val="pt-BR"/>
                        </w:rPr>
                        <w:fldChar w:fldCharType="end"/>
                      </w:r>
                      <w:r w:rsidRPr="00E17295">
                        <w:rPr>
                          <w:rFonts w:ascii="Arial Narrow" w:hAnsi="Arial Narrow"/>
                          <w:color w:val="auto"/>
                          <w:lang w:val="pt-BR"/>
                        </w:rPr>
                        <w:t xml:space="preserve">. </w:t>
                      </w:r>
                      <w:r w:rsidRPr="00E17295">
                        <w:rPr>
                          <w:rFonts w:ascii="Arial Narrow" w:hAnsi="Arial Narrow"/>
                          <w:b w:val="0"/>
                          <w:color w:val="auto"/>
                          <w:lang w:val="pt-BR"/>
                        </w:rPr>
                        <w:t xml:space="preserve">Exemplos de </w:t>
                      </w:r>
                      <w:proofErr w:type="spellStart"/>
                      <w:r w:rsidRPr="00E17295">
                        <w:rPr>
                          <w:rFonts w:ascii="Arial Narrow" w:hAnsi="Arial Narrow"/>
                          <w:b w:val="0"/>
                          <w:color w:val="auto"/>
                          <w:lang w:val="pt-BR"/>
                        </w:rPr>
                        <w:t>angiogramas</w:t>
                      </w:r>
                      <w:proofErr w:type="spellEnd"/>
                      <w:r w:rsidRPr="00E17295">
                        <w:rPr>
                          <w:rFonts w:ascii="Arial Narrow" w:hAnsi="Arial Narrow"/>
                          <w:b w:val="0"/>
                          <w:color w:val="auto"/>
                          <w:lang w:val="pt-BR"/>
                        </w:rPr>
                        <w:t xml:space="preserve"> sintéticos, utilizando sistemas de </w:t>
                      </w:r>
                      <w:proofErr w:type="spellStart"/>
                      <w:r w:rsidRPr="00E17295">
                        <w:rPr>
                          <w:rFonts w:ascii="Arial Narrow" w:hAnsi="Arial Narrow"/>
                          <w:b w:val="0"/>
                          <w:color w:val="auto"/>
                          <w:lang w:val="pt-BR"/>
                        </w:rPr>
                        <w:t>Linde</w:t>
                      </w:r>
                      <w:r>
                        <w:rPr>
                          <w:rFonts w:ascii="Arial Narrow" w:hAnsi="Arial Narrow"/>
                          <w:b w:val="0"/>
                          <w:color w:val="auto"/>
                          <w:lang w:val="pt-BR"/>
                        </w:rPr>
                        <w:t>n</w:t>
                      </w:r>
                      <w:r w:rsidRPr="00E17295">
                        <w:rPr>
                          <w:rFonts w:ascii="Arial Narrow" w:hAnsi="Arial Narrow"/>
                          <w:b w:val="0"/>
                          <w:color w:val="auto"/>
                          <w:lang w:val="pt-BR"/>
                        </w:rPr>
                        <w:t>mayer</w:t>
                      </w:r>
                      <w:proofErr w:type="spellEnd"/>
                      <w:r w:rsidRPr="00E17295">
                        <w:rPr>
                          <w:rFonts w:ascii="Arial Narrow" w:hAnsi="Arial Narrow"/>
                          <w:b w:val="0"/>
                          <w:color w:val="auto"/>
                          <w:lang w:val="pt-BR"/>
                        </w:rPr>
                        <w:t xml:space="preserve"> estocásticos e parametrizados, obra do aluno Miguel A. </w:t>
                      </w:r>
                      <w:proofErr w:type="spellStart"/>
                      <w:r w:rsidRPr="00E17295">
                        <w:rPr>
                          <w:rFonts w:ascii="Arial Narrow" w:hAnsi="Arial Narrow"/>
                          <w:b w:val="0"/>
                          <w:color w:val="auto"/>
                          <w:lang w:val="pt-BR"/>
                        </w:rPr>
                        <w:t>Galarreta</w:t>
                      </w:r>
                      <w:proofErr w:type="spellEnd"/>
                      <w:r w:rsidRPr="00E17295">
                        <w:rPr>
                          <w:rFonts w:ascii="Arial Narrow" w:hAnsi="Arial Narrow"/>
                          <w:b w:val="0"/>
                          <w:color w:val="auto"/>
                          <w:lang w:val="pt-BR"/>
                        </w:rPr>
                        <w:t>-Valverde.</w:t>
                      </w:r>
                    </w:p>
                  </w:txbxContent>
                </v:textbox>
                <w10:wrap type="square"/>
              </v:shape>
            </w:pict>
          </mc:Fallback>
        </mc:AlternateContent>
      </w:r>
      <w:r>
        <w:rPr>
          <w:rFonts w:ascii="Palatino Linotype" w:hAnsi="Palatino Linotype"/>
          <w:noProof/>
          <w:sz w:val="20"/>
          <w:szCs w:val="20"/>
        </w:rPr>
        <mc:AlternateContent>
          <mc:Choice Requires="wpg">
            <w:drawing>
              <wp:anchor distT="0" distB="0" distL="114300" distR="114300" simplePos="0" relativeHeight="251669504" behindDoc="0" locked="0" layoutInCell="1" allowOverlap="1" wp14:anchorId="3296761F" wp14:editId="5AAD259B">
                <wp:simplePos x="0" y="0"/>
                <wp:positionH relativeFrom="column">
                  <wp:posOffset>91440</wp:posOffset>
                </wp:positionH>
                <wp:positionV relativeFrom="paragraph">
                  <wp:posOffset>642620</wp:posOffset>
                </wp:positionV>
                <wp:extent cx="5092700" cy="1697355"/>
                <wp:effectExtent l="0" t="0" r="12700" b="4445"/>
                <wp:wrapSquare wrapText="bothSides"/>
                <wp:docPr id="18" name="Group 18"/>
                <wp:cNvGraphicFramePr/>
                <a:graphic xmlns:a="http://schemas.openxmlformats.org/drawingml/2006/main">
                  <a:graphicData uri="http://schemas.microsoft.com/office/word/2010/wordprocessingGroup">
                    <wpg:wgp>
                      <wpg:cNvGrpSpPr/>
                      <wpg:grpSpPr>
                        <a:xfrm>
                          <a:off x="0" y="0"/>
                          <a:ext cx="5092700" cy="1697355"/>
                          <a:chOff x="0" y="0"/>
                          <a:chExt cx="4808855" cy="1564640"/>
                        </a:xfrm>
                      </wpg:grpSpPr>
                      <pic:pic xmlns:pic="http://schemas.openxmlformats.org/drawingml/2006/picture">
                        <pic:nvPicPr>
                          <pic:cNvPr id="11" name="Picture 1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9400" cy="156464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13" name="Picture 13"/>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3259455" y="0"/>
                            <a:ext cx="1549400" cy="156464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661160" y="0"/>
                            <a:ext cx="1490980" cy="1551940"/>
                          </a:xfrm>
                          <a:prstGeom prst="rect">
                            <a:avLst/>
                          </a:prstGeom>
                          <a:noFill/>
                          <a:ln>
                            <a:noFill/>
                          </a:ln>
                          <a:extLst>
                            <a:ext uri="{FAA26D3D-D897-4be2-8F04-BA451C77F1D7}">
                              <ma14:placeholderFlag xmlns:ma14="http://schemas.microsoft.com/office/mac/drawingml/2011/main"/>
                            </a:ext>
                          </a:extLst>
                        </pic:spPr>
                      </pic:pic>
                    </wpg:wgp>
                  </a:graphicData>
                </a:graphic>
                <wp14:sizeRelH relativeFrom="margin">
                  <wp14:pctWidth>0</wp14:pctWidth>
                </wp14:sizeRelH>
                <wp14:sizeRelV relativeFrom="margin">
                  <wp14:pctHeight>0</wp14:pctHeight>
                </wp14:sizeRelV>
              </wp:anchor>
            </w:drawing>
          </mc:Choice>
          <mc:Fallback>
            <w:pict>
              <v:group id="Group 18" o:spid="_x0000_s1026" style="position:absolute;margin-left:7.2pt;margin-top:50.6pt;width:401pt;height:133.65pt;z-index:251669504;mso-width-relative:margin;mso-height-relative:margin" coordsize="4808855,15646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">
                <v:shape id="Picture 11" o:spid="_x0000_s1027" type="#_x0000_t75" style="position:absolute;width:1549400;height:15646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CF&#10;RTe+AAAA2wAAAA8AAABkcnMvZG93bnJldi54bWxET02LwjAQvS/4H8II3tZEDyLVKCoIgiisCl7H&#10;ZmyLzaQkUeu/NwuCt3m8z5nOW1uLB/lQOdYw6CsQxLkzFRcaTsf17xhEiMgGa8ek4UUB5rPOzxQz&#10;4578R49DLEQK4ZChhjLGJpMy5CVZDH3XECfu6rzFmKAvpPH4TOG2lkOlRtJixamhxIZWJeW3w91q&#10;2JJVt5gXSzXa+fN+ub5czXmrda/bLiYgIrXxK/64NybNH8D/L+kAOXsD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ICFRTe+AAAA2wAAAA8AAAAAAAAAAAAAAAAAnAIAAGRycy9k&#10;b3ducmV2LnhtbFBLBQYAAAAABAAEAPcAAACHAwAAAAA=&#10;">
                  <v:imagedata r:id="rId19" o:title=""/>
                  <v:path arrowok="t"/>
                  <o:lock v:ext="edit" aspectratio="f"/>
                </v:shape>
                <v:shape id="Picture 13" o:spid="_x0000_s1028" type="#_x0000_t75" style="position:absolute;left:3259455;width:1549400;height:15646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s5&#10;kuXBAAAA2wAAAA8AAABkcnMvZG93bnJldi54bWxET01rwkAQvQv9D8sIvelGBSmpq2iLUE+tVuh1&#10;yI5JaHY2zY5x7a93CwVv83ifs1hF16ieulB7NjAZZ6CIC29rLg0cP7ejJ1BBkC02nsnAlQKslg+D&#10;BebWX3hP/UFKlUI45GigEmlzrUNRkcMw9i1x4k6+cygJdqW2HV5SuGv0NMvm2mHNqaHCll4qKr4P&#10;Z2dgNtm9b/H1JF8/H/h7jP1G9ptozOMwrp9BCUW5i//dbzbNn8HfL+kAvb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s5kuXBAAAA2wAAAA8AAAAAAAAAAAAAAAAAnAIAAGRy&#10;cy9kb3ducmV2LnhtbFBLBQYAAAAABAAEAPcAAACKAwAAAAA=&#10;">
                  <v:imagedata r:id="rId20" o:title=""/>
                  <v:path arrowok="t"/>
                  <o:lock v:ext="edit" aspectratio="f"/>
                </v:shape>
                <v:shape id="Picture 15" o:spid="_x0000_s1029" type="#_x0000_t75" style="position:absolute;left:1661160;width:1490980;height:1551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ud&#10;n5LCAAAA2wAAAA8AAABkcnMvZG93bnJldi54bWxET0trwkAQvgv9D8sUetONBaWNrqFYBMGLj7bg&#10;bchOsyHZ2ZhdTeqvd4WCt/n4njPPeluLC7W+dKxgPEpAEOdOl1wo+Dqshm8gfEDWWDsmBX/kIVs8&#10;DeaYatfxji77UIgYwj5FBSaEJpXS54Ys+pFriCP361qLIcK2kLrFLobbWr4myVRaLDk2GGxoaSiv&#10;9mer4Pr5fvw+4Xi9OVS0MaufrtZ+q9TLc/8xAxGoDw/xv3ut4/wJ3H+JB8jFD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rnZ+SwgAAANsAAAAPAAAAAAAAAAAAAAAAAJwCAABk&#10;cnMvZG93bnJldi54bWxQSwUGAAAAAAQABAD3AAAAiwMAAAAA&#10;">
                  <v:imagedata r:id="rId21" o:title=""/>
                  <v:path arrowok="t"/>
                </v:shape>
                <w10:wrap type="square"/>
              </v:group>
            </w:pict>
          </mc:Fallback>
        </mc:AlternateContent>
      </w:r>
      <w:r w:rsidR="00F53561">
        <w:rPr>
          <w:rFonts w:ascii="Palatino Linotype" w:hAnsi="Palatino Linotype"/>
          <w:sz w:val="20"/>
          <w:szCs w:val="20"/>
          <w:lang w:val="pt-BR"/>
        </w:rPr>
        <w:t xml:space="preserve">A minha primeira aluna de doutorado, Maysa Macedo, </w:t>
      </w:r>
      <w:r w:rsidR="009A72C5">
        <w:rPr>
          <w:rFonts w:ascii="Palatino Linotype" w:hAnsi="Palatino Linotype"/>
          <w:sz w:val="20"/>
          <w:szCs w:val="20"/>
          <w:lang w:val="pt-BR"/>
        </w:rPr>
        <w:t xml:space="preserve">mais tarde </w:t>
      </w:r>
      <w:r w:rsidR="00F53561">
        <w:rPr>
          <w:rFonts w:ascii="Palatino Linotype" w:hAnsi="Palatino Linotype"/>
          <w:sz w:val="20"/>
          <w:szCs w:val="20"/>
          <w:lang w:val="pt-BR"/>
        </w:rPr>
        <w:t xml:space="preserve">revisitou o mesmo problema, e desenvolveu uma metodologia para determinar o centro do </w:t>
      </w:r>
      <w:proofErr w:type="spellStart"/>
      <w:r w:rsidR="00F53561" w:rsidRPr="002A54F8">
        <w:rPr>
          <w:rFonts w:ascii="Palatino Linotype" w:hAnsi="Palatino Linotype"/>
          <w:i/>
          <w:sz w:val="20"/>
          <w:szCs w:val="20"/>
          <w:lang w:val="pt-BR"/>
        </w:rPr>
        <w:t>lūmen</w:t>
      </w:r>
      <w:proofErr w:type="spellEnd"/>
      <w:r w:rsidR="00F53561">
        <w:rPr>
          <w:rFonts w:ascii="Palatino Linotype" w:hAnsi="Palatino Linotype"/>
          <w:sz w:val="20"/>
          <w:szCs w:val="20"/>
          <w:lang w:val="pt-BR"/>
        </w:rPr>
        <w:t xml:space="preserve"> utilizando um modelo </w:t>
      </w:r>
      <w:r w:rsidR="00151D6E">
        <w:rPr>
          <w:rFonts w:ascii="Palatino Linotype" w:hAnsi="Palatino Linotype"/>
          <w:sz w:val="20"/>
          <w:szCs w:val="20"/>
          <w:lang w:val="pt-BR"/>
        </w:rPr>
        <w:t>de</w:t>
      </w:r>
      <w:r w:rsidR="00F53561">
        <w:rPr>
          <w:rFonts w:ascii="Palatino Linotype" w:hAnsi="Palatino Linotype"/>
          <w:sz w:val="20"/>
          <w:szCs w:val="20"/>
          <w:lang w:val="pt-BR"/>
        </w:rPr>
        <w:t xml:space="preserve"> detecção de formas, e também descreveu uma metodologia </w:t>
      </w:r>
      <w:r w:rsidR="00151D6E">
        <w:rPr>
          <w:rFonts w:ascii="Palatino Linotype" w:hAnsi="Palatino Linotype"/>
          <w:sz w:val="20"/>
          <w:szCs w:val="20"/>
          <w:lang w:val="pt-BR"/>
        </w:rPr>
        <w:t xml:space="preserve">inovadora </w:t>
      </w:r>
      <w:r w:rsidR="00F53561">
        <w:rPr>
          <w:rFonts w:ascii="Palatino Linotype" w:hAnsi="Palatino Linotype"/>
          <w:sz w:val="20"/>
          <w:szCs w:val="20"/>
          <w:lang w:val="pt-BR"/>
        </w:rPr>
        <w:t>de rastreamento</w:t>
      </w:r>
      <w:r w:rsidR="00151D6E">
        <w:rPr>
          <w:rFonts w:ascii="Palatino Linotype" w:hAnsi="Palatino Linotype"/>
          <w:sz w:val="20"/>
          <w:szCs w:val="20"/>
          <w:lang w:val="pt-BR"/>
        </w:rPr>
        <w:t xml:space="preserve"> de trajetórias vasculares</w:t>
      </w:r>
      <w:r w:rsidR="00F53561">
        <w:rPr>
          <w:rFonts w:ascii="Palatino Linotype" w:hAnsi="Palatino Linotype"/>
          <w:sz w:val="20"/>
          <w:szCs w:val="20"/>
          <w:lang w:val="pt-BR"/>
        </w:rPr>
        <w:t>, resultando</w:t>
      </w:r>
      <w:r w:rsidR="00BB50C2">
        <w:rPr>
          <w:rFonts w:ascii="Palatino Linotype" w:hAnsi="Palatino Linotype"/>
          <w:sz w:val="20"/>
          <w:szCs w:val="20"/>
          <w:lang w:val="pt-BR"/>
        </w:rPr>
        <w:t xml:space="preserve"> em várias publicações</w:t>
      </w:r>
      <w:r w:rsidR="00151D6E">
        <w:rPr>
          <w:rFonts w:ascii="Palatino Linotype" w:hAnsi="Palatino Linotype"/>
          <w:sz w:val="20"/>
          <w:szCs w:val="20"/>
          <w:lang w:val="pt-BR"/>
        </w:rPr>
        <w:t xml:space="preserve"> </w:t>
      </w:r>
      <w:r w:rsidR="00151D6E" w:rsidRPr="00151D6E">
        <w:rPr>
          <w:rFonts w:ascii="Palatino Linotype" w:hAnsi="Palatino Linotype"/>
          <w:b/>
          <w:sz w:val="20"/>
          <w:szCs w:val="20"/>
          <w:lang w:val="pt-BR"/>
        </w:rPr>
        <w:t>[4, 5, 6]</w:t>
      </w:r>
      <w:r w:rsidR="00BB50C2">
        <w:rPr>
          <w:rFonts w:ascii="Palatino Linotype" w:hAnsi="Palatino Linotype"/>
          <w:sz w:val="20"/>
          <w:szCs w:val="20"/>
          <w:lang w:val="pt-BR"/>
        </w:rPr>
        <w:t xml:space="preserve">. A aluna Maysa foi </w:t>
      </w:r>
      <w:r w:rsidR="00F53561">
        <w:rPr>
          <w:rFonts w:ascii="Palatino Linotype" w:hAnsi="Palatino Linotype"/>
          <w:sz w:val="20"/>
          <w:szCs w:val="20"/>
          <w:lang w:val="pt-BR"/>
        </w:rPr>
        <w:t xml:space="preserve">recipiente de menção honrosa no </w:t>
      </w:r>
      <w:r w:rsidR="00F53561">
        <w:rPr>
          <w:rFonts w:ascii="Palatino Linotype" w:hAnsi="Palatino Linotype"/>
          <w:i/>
          <w:sz w:val="20"/>
          <w:szCs w:val="20"/>
          <w:lang w:val="pt-BR"/>
        </w:rPr>
        <w:t>15</w:t>
      </w:r>
      <w:r w:rsidR="00F53561" w:rsidRPr="00F53561">
        <w:rPr>
          <w:rFonts w:ascii="Palatino Linotype" w:hAnsi="Palatino Linotype"/>
          <w:i/>
          <w:sz w:val="20"/>
          <w:szCs w:val="20"/>
          <w:vertAlign w:val="superscript"/>
          <w:lang w:val="pt-BR"/>
        </w:rPr>
        <w:t>th</w:t>
      </w:r>
      <w:r w:rsidR="00F53561">
        <w:rPr>
          <w:rFonts w:ascii="Palatino Linotype" w:hAnsi="Palatino Linotype"/>
          <w:i/>
          <w:sz w:val="20"/>
          <w:szCs w:val="20"/>
          <w:lang w:val="pt-BR"/>
        </w:rPr>
        <w:t xml:space="preserve"> </w:t>
      </w:r>
      <w:proofErr w:type="spellStart"/>
      <w:r w:rsidR="00F53561">
        <w:rPr>
          <w:rFonts w:ascii="Palatino Linotype" w:hAnsi="Palatino Linotype"/>
          <w:i/>
          <w:sz w:val="20"/>
          <w:szCs w:val="20"/>
          <w:lang w:val="pt-BR"/>
        </w:rPr>
        <w:t>I</w:t>
      </w:r>
      <w:r w:rsidR="00F53561" w:rsidRPr="00CF653C">
        <w:rPr>
          <w:rFonts w:ascii="Palatino Linotype" w:hAnsi="Palatino Linotype"/>
          <w:i/>
          <w:sz w:val="20"/>
          <w:szCs w:val="20"/>
          <w:lang w:val="pt-BR"/>
        </w:rPr>
        <w:t>beroamerican</w:t>
      </w:r>
      <w:proofErr w:type="spellEnd"/>
      <w:r w:rsidR="00F53561" w:rsidRPr="00CF653C">
        <w:rPr>
          <w:rFonts w:ascii="Palatino Linotype" w:hAnsi="Palatino Linotype"/>
          <w:i/>
          <w:sz w:val="20"/>
          <w:szCs w:val="20"/>
          <w:lang w:val="pt-BR"/>
        </w:rPr>
        <w:t xml:space="preserve"> </w:t>
      </w:r>
      <w:proofErr w:type="spellStart"/>
      <w:r w:rsidR="00F53561" w:rsidRPr="00CF653C">
        <w:rPr>
          <w:rFonts w:ascii="Palatino Linotype" w:hAnsi="Palatino Linotype"/>
          <w:i/>
          <w:sz w:val="20"/>
          <w:szCs w:val="20"/>
          <w:lang w:val="pt-BR"/>
        </w:rPr>
        <w:t>Congress</w:t>
      </w:r>
      <w:proofErr w:type="spellEnd"/>
      <w:r w:rsidR="00F53561" w:rsidRPr="00CF653C">
        <w:rPr>
          <w:rFonts w:ascii="Palatino Linotype" w:hAnsi="Palatino Linotype"/>
          <w:i/>
          <w:sz w:val="20"/>
          <w:szCs w:val="20"/>
          <w:lang w:val="pt-BR"/>
        </w:rPr>
        <w:t xml:space="preserve"> </w:t>
      </w:r>
      <w:proofErr w:type="spellStart"/>
      <w:r w:rsidR="00F53561" w:rsidRPr="00CF653C">
        <w:rPr>
          <w:rFonts w:ascii="Palatino Linotype" w:hAnsi="Palatino Linotype"/>
          <w:i/>
          <w:sz w:val="20"/>
          <w:szCs w:val="20"/>
          <w:lang w:val="pt-BR"/>
        </w:rPr>
        <w:t>on</w:t>
      </w:r>
      <w:proofErr w:type="spellEnd"/>
      <w:r w:rsidR="00F53561" w:rsidRPr="00CF653C">
        <w:rPr>
          <w:rFonts w:ascii="Palatino Linotype" w:hAnsi="Palatino Linotype"/>
          <w:i/>
          <w:sz w:val="20"/>
          <w:szCs w:val="20"/>
          <w:lang w:val="pt-BR"/>
        </w:rPr>
        <w:t xml:space="preserve"> </w:t>
      </w:r>
      <w:proofErr w:type="spellStart"/>
      <w:r w:rsidR="00F53561" w:rsidRPr="00CF653C">
        <w:rPr>
          <w:rFonts w:ascii="Palatino Linotype" w:hAnsi="Palatino Linotype"/>
          <w:i/>
          <w:sz w:val="20"/>
          <w:szCs w:val="20"/>
          <w:lang w:val="pt-BR"/>
        </w:rPr>
        <w:t>Pattern</w:t>
      </w:r>
      <w:proofErr w:type="spellEnd"/>
      <w:r w:rsidR="00F53561" w:rsidRPr="00CF653C">
        <w:rPr>
          <w:rFonts w:ascii="Palatino Linotype" w:hAnsi="Palatino Linotype"/>
          <w:i/>
          <w:sz w:val="20"/>
          <w:szCs w:val="20"/>
          <w:lang w:val="pt-BR"/>
        </w:rPr>
        <w:t xml:space="preserve"> </w:t>
      </w:r>
      <w:proofErr w:type="spellStart"/>
      <w:r w:rsidR="00F53561" w:rsidRPr="00CF653C">
        <w:rPr>
          <w:rFonts w:ascii="Palatino Linotype" w:hAnsi="Palatino Linotype"/>
          <w:i/>
          <w:sz w:val="20"/>
          <w:szCs w:val="20"/>
          <w:lang w:val="pt-BR"/>
        </w:rPr>
        <w:t>Recognition</w:t>
      </w:r>
      <w:proofErr w:type="spellEnd"/>
      <w:r w:rsidR="00F53561" w:rsidRPr="00CF653C">
        <w:rPr>
          <w:rFonts w:ascii="Palatino Linotype" w:hAnsi="Palatino Linotype"/>
          <w:i/>
          <w:sz w:val="20"/>
          <w:szCs w:val="20"/>
          <w:lang w:val="pt-BR"/>
        </w:rPr>
        <w:t xml:space="preserve"> (CIARP)</w:t>
      </w:r>
      <w:r w:rsidR="00F53561">
        <w:rPr>
          <w:rFonts w:ascii="Palatino Linotype" w:hAnsi="Palatino Linotype"/>
          <w:sz w:val="20"/>
          <w:szCs w:val="20"/>
          <w:lang w:val="pt-BR"/>
        </w:rPr>
        <w:t>, realizado em São Paulo, em 2010.</w:t>
      </w:r>
      <w:r w:rsidR="0064435E">
        <w:rPr>
          <w:rFonts w:ascii="Palatino Linotype" w:hAnsi="Palatino Linotype"/>
          <w:sz w:val="20"/>
          <w:szCs w:val="20"/>
          <w:lang w:val="pt-BR"/>
        </w:rPr>
        <w:t xml:space="preserve"> É importante notar que para quantificar anomalias vasculares, é primeiro necessário delinear a sua forma a partir</w:t>
      </w:r>
      <w:r w:rsidR="00997571">
        <w:rPr>
          <w:rFonts w:ascii="Palatino Linotype" w:hAnsi="Palatino Linotype"/>
          <w:sz w:val="20"/>
          <w:szCs w:val="20"/>
          <w:lang w:val="pt-BR"/>
        </w:rPr>
        <w:t xml:space="preserve"> de imagens angiográficas, </w:t>
      </w:r>
      <w:r w:rsidR="0064435E">
        <w:rPr>
          <w:rFonts w:ascii="Palatino Linotype" w:hAnsi="Palatino Linotype"/>
          <w:sz w:val="20"/>
          <w:szCs w:val="20"/>
          <w:lang w:val="pt-BR"/>
        </w:rPr>
        <w:t xml:space="preserve">que foi </w:t>
      </w:r>
      <w:r w:rsidR="009A72C5">
        <w:rPr>
          <w:rFonts w:ascii="Palatino Linotype" w:hAnsi="Palatino Linotype"/>
          <w:sz w:val="20"/>
          <w:szCs w:val="20"/>
          <w:lang w:val="pt-BR"/>
        </w:rPr>
        <w:t xml:space="preserve">o </w:t>
      </w:r>
      <w:r w:rsidR="0064435E">
        <w:rPr>
          <w:rFonts w:ascii="Palatino Linotype" w:hAnsi="Palatino Linotype"/>
          <w:sz w:val="20"/>
          <w:szCs w:val="20"/>
          <w:lang w:val="pt-BR"/>
        </w:rPr>
        <w:t xml:space="preserve">foco desta primeira fase de pesquisa </w:t>
      </w:r>
      <w:r w:rsidR="00997571">
        <w:rPr>
          <w:rFonts w:ascii="Palatino Linotype" w:hAnsi="Palatino Linotype"/>
          <w:sz w:val="20"/>
          <w:szCs w:val="20"/>
          <w:lang w:val="pt-BR"/>
        </w:rPr>
        <w:t>na área vascular</w:t>
      </w:r>
      <w:r w:rsidR="0064435E">
        <w:rPr>
          <w:rFonts w:ascii="Palatino Linotype" w:hAnsi="Palatino Linotype"/>
          <w:sz w:val="20"/>
          <w:szCs w:val="20"/>
          <w:lang w:val="pt-BR"/>
        </w:rPr>
        <w:t>.</w:t>
      </w:r>
      <w:r w:rsidR="00B24A8B">
        <w:rPr>
          <w:rFonts w:ascii="Palatino Linotype" w:hAnsi="Palatino Linotype"/>
          <w:sz w:val="20"/>
          <w:szCs w:val="20"/>
          <w:lang w:val="pt-BR"/>
        </w:rPr>
        <w:t xml:space="preserve"> Em </w:t>
      </w:r>
      <w:r w:rsidR="00E9171F">
        <w:rPr>
          <w:rFonts w:ascii="Palatino Linotype" w:hAnsi="Palatino Linotype"/>
          <w:sz w:val="20"/>
          <w:szCs w:val="20"/>
          <w:lang w:val="pt-BR"/>
        </w:rPr>
        <w:t>2011</w:t>
      </w:r>
      <w:r w:rsidR="0081568A">
        <w:rPr>
          <w:rFonts w:ascii="Palatino Linotype" w:hAnsi="Palatino Linotype"/>
          <w:sz w:val="20"/>
          <w:szCs w:val="20"/>
          <w:lang w:val="pt-BR"/>
        </w:rPr>
        <w:t xml:space="preserve">, </w:t>
      </w:r>
      <w:r w:rsidR="00997571">
        <w:rPr>
          <w:rFonts w:ascii="Palatino Linotype" w:hAnsi="Palatino Linotype"/>
          <w:sz w:val="20"/>
          <w:szCs w:val="20"/>
          <w:lang w:val="pt-BR"/>
        </w:rPr>
        <w:t xml:space="preserve">iniciei um projeto objetivando a </w:t>
      </w:r>
      <w:r w:rsidR="00EB4EC3">
        <w:rPr>
          <w:rFonts w:ascii="Palatino Linotype" w:hAnsi="Palatino Linotype"/>
          <w:sz w:val="20"/>
          <w:szCs w:val="20"/>
          <w:lang w:val="pt-BR"/>
        </w:rPr>
        <w:t>criação</w:t>
      </w:r>
      <w:r w:rsidR="0081568A">
        <w:rPr>
          <w:rFonts w:ascii="Palatino Linotype" w:hAnsi="Palatino Linotype"/>
          <w:sz w:val="20"/>
          <w:szCs w:val="20"/>
          <w:lang w:val="pt-BR"/>
        </w:rPr>
        <w:t xml:space="preserve"> de </w:t>
      </w:r>
      <w:proofErr w:type="spellStart"/>
      <w:r w:rsidR="0081568A">
        <w:rPr>
          <w:rFonts w:ascii="Palatino Linotype" w:hAnsi="Palatino Linotype"/>
          <w:sz w:val="20"/>
          <w:szCs w:val="20"/>
          <w:lang w:val="pt-BR"/>
        </w:rPr>
        <w:t>angiogramas</w:t>
      </w:r>
      <w:proofErr w:type="spellEnd"/>
      <w:r w:rsidR="0081568A">
        <w:rPr>
          <w:rFonts w:ascii="Palatino Linotype" w:hAnsi="Palatino Linotype"/>
          <w:sz w:val="20"/>
          <w:szCs w:val="20"/>
          <w:lang w:val="pt-BR"/>
        </w:rPr>
        <w:t xml:space="preserve"> sintéticos tridim</w:t>
      </w:r>
      <w:r w:rsidR="00EB4EC3">
        <w:rPr>
          <w:rFonts w:ascii="Palatino Linotype" w:hAnsi="Palatino Linotype"/>
          <w:sz w:val="20"/>
          <w:szCs w:val="20"/>
          <w:lang w:val="pt-BR"/>
        </w:rPr>
        <w:t xml:space="preserve">ensionais. A primeira vista, </w:t>
      </w:r>
      <w:r w:rsidR="001C465F">
        <w:rPr>
          <w:rFonts w:ascii="Palatino Linotype" w:hAnsi="Palatino Linotype"/>
          <w:sz w:val="20"/>
          <w:szCs w:val="20"/>
          <w:lang w:val="pt-BR"/>
        </w:rPr>
        <w:t xml:space="preserve">os </w:t>
      </w:r>
      <w:r w:rsidR="00EB4EC3">
        <w:rPr>
          <w:rFonts w:ascii="Palatino Linotype" w:hAnsi="Palatino Linotype"/>
          <w:sz w:val="20"/>
          <w:szCs w:val="20"/>
          <w:lang w:val="pt-BR"/>
        </w:rPr>
        <w:t xml:space="preserve">reais objetivos </w:t>
      </w:r>
      <w:r w:rsidR="001C465F">
        <w:rPr>
          <w:rFonts w:ascii="Palatino Linotype" w:hAnsi="Palatino Linotype"/>
          <w:sz w:val="20"/>
          <w:szCs w:val="20"/>
          <w:lang w:val="pt-BR"/>
        </w:rPr>
        <w:t>de</w:t>
      </w:r>
      <w:r w:rsidR="00EB4EC3">
        <w:rPr>
          <w:rFonts w:ascii="Palatino Linotype" w:hAnsi="Palatino Linotype"/>
          <w:sz w:val="20"/>
          <w:szCs w:val="20"/>
          <w:lang w:val="pt-BR"/>
        </w:rPr>
        <w:t xml:space="preserve"> tal metodologia</w:t>
      </w:r>
      <w:r w:rsidR="001C465F">
        <w:rPr>
          <w:rFonts w:ascii="Palatino Linotype" w:hAnsi="Palatino Linotype"/>
          <w:sz w:val="20"/>
          <w:szCs w:val="20"/>
          <w:lang w:val="pt-BR"/>
        </w:rPr>
        <w:t xml:space="preserve"> parecem obscuros</w:t>
      </w:r>
      <w:r w:rsidR="00EB4EC3">
        <w:rPr>
          <w:rFonts w:ascii="Palatino Linotype" w:hAnsi="Palatino Linotype"/>
          <w:sz w:val="20"/>
          <w:szCs w:val="20"/>
          <w:lang w:val="pt-BR"/>
        </w:rPr>
        <w:t xml:space="preserve">. Porém, em meu raciocínio, </w:t>
      </w:r>
      <w:r w:rsidR="0081568A">
        <w:rPr>
          <w:rFonts w:ascii="Palatino Linotype" w:hAnsi="Palatino Linotype"/>
          <w:sz w:val="20"/>
          <w:szCs w:val="20"/>
          <w:lang w:val="pt-BR"/>
        </w:rPr>
        <w:t xml:space="preserve">se formos capazes de criar </w:t>
      </w:r>
      <w:proofErr w:type="spellStart"/>
      <w:r w:rsidR="0081568A">
        <w:rPr>
          <w:rFonts w:ascii="Palatino Linotype" w:hAnsi="Palatino Linotype"/>
          <w:sz w:val="20"/>
          <w:szCs w:val="20"/>
          <w:lang w:val="pt-BR"/>
        </w:rPr>
        <w:t>angiogramas</w:t>
      </w:r>
      <w:proofErr w:type="spellEnd"/>
      <w:r w:rsidR="00EB4EC3">
        <w:rPr>
          <w:rFonts w:ascii="Palatino Linotype" w:hAnsi="Palatino Linotype"/>
          <w:sz w:val="20"/>
          <w:szCs w:val="20"/>
          <w:lang w:val="pt-BR"/>
        </w:rPr>
        <w:t xml:space="preserve"> sintéticos que reproduzam</w:t>
      </w:r>
      <w:r w:rsidR="0081568A">
        <w:rPr>
          <w:rFonts w:ascii="Palatino Linotype" w:hAnsi="Palatino Linotype"/>
          <w:sz w:val="20"/>
          <w:szCs w:val="20"/>
          <w:lang w:val="pt-BR"/>
        </w:rPr>
        <w:t xml:space="preserve"> detalhes vistos em </w:t>
      </w:r>
      <w:proofErr w:type="spellStart"/>
      <w:r w:rsidR="0081568A">
        <w:rPr>
          <w:rFonts w:ascii="Palatino Linotype" w:hAnsi="Palatino Linotype"/>
          <w:sz w:val="20"/>
          <w:szCs w:val="20"/>
          <w:lang w:val="pt-BR"/>
        </w:rPr>
        <w:t>angiogramas</w:t>
      </w:r>
      <w:proofErr w:type="spellEnd"/>
      <w:r w:rsidR="0081568A">
        <w:rPr>
          <w:rFonts w:ascii="Palatino Linotype" w:hAnsi="Palatino Linotype"/>
          <w:sz w:val="20"/>
          <w:szCs w:val="20"/>
          <w:lang w:val="pt-BR"/>
        </w:rPr>
        <w:t xml:space="preserve"> reais, </w:t>
      </w:r>
      <w:r w:rsidR="00997571">
        <w:rPr>
          <w:rFonts w:ascii="Palatino Linotype" w:hAnsi="Palatino Linotype"/>
          <w:sz w:val="20"/>
          <w:szCs w:val="20"/>
          <w:lang w:val="pt-BR"/>
        </w:rPr>
        <w:t xml:space="preserve">tanto </w:t>
      </w:r>
      <w:r w:rsidR="001C465F">
        <w:rPr>
          <w:rFonts w:ascii="Palatino Linotype" w:hAnsi="Palatino Linotype"/>
          <w:sz w:val="20"/>
          <w:szCs w:val="20"/>
          <w:lang w:val="pt-BR"/>
        </w:rPr>
        <w:t>em estado normal</w:t>
      </w:r>
      <w:r w:rsidR="00997571">
        <w:rPr>
          <w:rFonts w:ascii="Palatino Linotype" w:hAnsi="Palatino Linotype"/>
          <w:sz w:val="20"/>
          <w:szCs w:val="20"/>
          <w:lang w:val="pt-BR"/>
        </w:rPr>
        <w:t xml:space="preserve"> quanto na doença, </w:t>
      </w:r>
      <w:r w:rsidR="0081568A">
        <w:rPr>
          <w:rFonts w:ascii="Palatino Linotype" w:hAnsi="Palatino Linotype"/>
          <w:sz w:val="20"/>
          <w:szCs w:val="20"/>
          <w:lang w:val="pt-BR"/>
        </w:rPr>
        <w:t xml:space="preserve">então </w:t>
      </w:r>
      <w:r w:rsidR="001C465F">
        <w:rPr>
          <w:rFonts w:ascii="Palatino Linotype" w:hAnsi="Palatino Linotype"/>
          <w:sz w:val="20"/>
          <w:szCs w:val="20"/>
          <w:lang w:val="pt-BR"/>
        </w:rPr>
        <w:t>o</w:t>
      </w:r>
      <w:r w:rsidR="0081568A">
        <w:rPr>
          <w:rFonts w:ascii="Palatino Linotype" w:hAnsi="Palatino Linotype"/>
          <w:sz w:val="20"/>
          <w:szCs w:val="20"/>
          <w:lang w:val="pt-BR"/>
        </w:rPr>
        <w:t xml:space="preserve"> modelo de geração de</w:t>
      </w:r>
      <w:r w:rsidR="00EB4EC3">
        <w:rPr>
          <w:rFonts w:ascii="Palatino Linotype" w:hAnsi="Palatino Linotype"/>
          <w:sz w:val="20"/>
          <w:szCs w:val="20"/>
          <w:lang w:val="pt-BR"/>
        </w:rPr>
        <w:t>stes vasos</w:t>
      </w:r>
      <w:r w:rsidR="001C465F">
        <w:rPr>
          <w:rFonts w:ascii="Palatino Linotype" w:hAnsi="Palatino Linotype"/>
          <w:sz w:val="20"/>
          <w:szCs w:val="20"/>
          <w:lang w:val="pt-BR"/>
        </w:rPr>
        <w:t xml:space="preserve"> pode nos levar</w:t>
      </w:r>
      <w:r w:rsidR="00EB4EC3">
        <w:rPr>
          <w:rFonts w:ascii="Palatino Linotype" w:hAnsi="Palatino Linotype"/>
          <w:sz w:val="20"/>
          <w:szCs w:val="20"/>
          <w:lang w:val="pt-BR"/>
        </w:rPr>
        <w:t xml:space="preserve"> mais perto de um modelo de</w:t>
      </w:r>
      <w:r w:rsidR="0081568A">
        <w:rPr>
          <w:rFonts w:ascii="Palatino Linotype" w:hAnsi="Palatino Linotype"/>
          <w:sz w:val="20"/>
          <w:szCs w:val="20"/>
          <w:lang w:val="pt-BR"/>
        </w:rPr>
        <w:t xml:space="preserve"> caracterização </w:t>
      </w:r>
      <w:r w:rsidR="00EB4EC3">
        <w:rPr>
          <w:rFonts w:ascii="Palatino Linotype" w:hAnsi="Palatino Linotype"/>
          <w:sz w:val="20"/>
          <w:szCs w:val="20"/>
          <w:lang w:val="pt-BR"/>
        </w:rPr>
        <w:t>de doenças vasculares</w:t>
      </w:r>
      <w:r w:rsidR="00682C3D">
        <w:rPr>
          <w:rFonts w:ascii="Palatino Linotype" w:hAnsi="Palatino Linotype"/>
          <w:sz w:val="20"/>
          <w:szCs w:val="20"/>
          <w:lang w:val="pt-BR"/>
        </w:rPr>
        <w:t xml:space="preserve">. </w:t>
      </w:r>
      <w:r w:rsidR="00EB4EC3">
        <w:rPr>
          <w:rFonts w:ascii="Palatino Linotype" w:hAnsi="Palatino Linotype"/>
          <w:sz w:val="20"/>
          <w:szCs w:val="20"/>
          <w:lang w:val="pt-BR"/>
        </w:rPr>
        <w:t xml:space="preserve">O meu aluno Miguel A. </w:t>
      </w:r>
      <w:proofErr w:type="spellStart"/>
      <w:r w:rsidR="00EB4EC3">
        <w:rPr>
          <w:rFonts w:ascii="Palatino Linotype" w:hAnsi="Palatino Linotype"/>
          <w:sz w:val="20"/>
          <w:szCs w:val="20"/>
          <w:lang w:val="pt-BR"/>
        </w:rPr>
        <w:t>Galarreta</w:t>
      </w:r>
      <w:proofErr w:type="spellEnd"/>
      <w:r w:rsidR="00EB4EC3">
        <w:rPr>
          <w:rFonts w:ascii="Palatino Linotype" w:hAnsi="Palatino Linotype"/>
          <w:sz w:val="20"/>
          <w:szCs w:val="20"/>
          <w:lang w:val="pt-BR"/>
        </w:rPr>
        <w:t>-Valverde</w:t>
      </w:r>
      <w:r w:rsidR="00816C89">
        <w:rPr>
          <w:rFonts w:ascii="Palatino Linotype" w:hAnsi="Palatino Linotype"/>
          <w:sz w:val="20"/>
          <w:szCs w:val="20"/>
          <w:lang w:val="pt-BR"/>
        </w:rPr>
        <w:t xml:space="preserve"> comprou esse desafio</w:t>
      </w:r>
      <w:r w:rsidR="00997571">
        <w:rPr>
          <w:rFonts w:ascii="Palatino Linotype" w:hAnsi="Palatino Linotype"/>
          <w:sz w:val="20"/>
          <w:szCs w:val="20"/>
          <w:lang w:val="pt-BR"/>
        </w:rPr>
        <w:t>,</w:t>
      </w:r>
      <w:r w:rsidR="00816C89">
        <w:rPr>
          <w:rFonts w:ascii="Palatino Linotype" w:hAnsi="Palatino Linotype"/>
          <w:sz w:val="20"/>
          <w:szCs w:val="20"/>
          <w:lang w:val="pt-BR"/>
        </w:rPr>
        <w:t xml:space="preserve"> </w:t>
      </w:r>
      <w:r w:rsidR="00997571">
        <w:rPr>
          <w:rFonts w:ascii="Palatino Linotype" w:hAnsi="Palatino Linotype"/>
          <w:sz w:val="20"/>
          <w:szCs w:val="20"/>
          <w:lang w:val="pt-BR"/>
        </w:rPr>
        <w:t xml:space="preserve">que culminou no desenvolvimento de uma metodologia de geração de árvores vasculares sintéticas realistas </w:t>
      </w:r>
      <w:r w:rsidR="00E9171F" w:rsidRPr="00E9171F">
        <w:rPr>
          <w:rFonts w:ascii="Palatino Linotype" w:hAnsi="Palatino Linotype"/>
          <w:b/>
          <w:sz w:val="20"/>
          <w:szCs w:val="20"/>
          <w:lang w:val="pt-BR"/>
        </w:rPr>
        <w:t>(Fig. 2)</w:t>
      </w:r>
      <w:r w:rsidR="00E9171F">
        <w:rPr>
          <w:rFonts w:ascii="Palatino Linotype" w:hAnsi="Palatino Linotype"/>
          <w:sz w:val="20"/>
          <w:szCs w:val="20"/>
          <w:lang w:val="pt-BR"/>
        </w:rPr>
        <w:t xml:space="preserve"> </w:t>
      </w:r>
      <w:r w:rsidR="00997571">
        <w:rPr>
          <w:rFonts w:ascii="Palatino Linotype" w:hAnsi="Palatino Linotype"/>
          <w:sz w:val="20"/>
          <w:szCs w:val="20"/>
          <w:lang w:val="pt-BR"/>
        </w:rPr>
        <w:t>uti</w:t>
      </w:r>
      <w:r w:rsidR="0095109C">
        <w:rPr>
          <w:rFonts w:ascii="Palatino Linotype" w:hAnsi="Palatino Linotype"/>
          <w:sz w:val="20"/>
          <w:szCs w:val="20"/>
          <w:lang w:val="pt-BR"/>
        </w:rPr>
        <w:t xml:space="preserve">lizando um modelo estocástico </w:t>
      </w:r>
      <w:r w:rsidR="00997571">
        <w:rPr>
          <w:rFonts w:ascii="Palatino Linotype" w:hAnsi="Palatino Linotype"/>
          <w:sz w:val="20"/>
          <w:szCs w:val="20"/>
          <w:lang w:val="pt-BR"/>
        </w:rPr>
        <w:t xml:space="preserve">parametrizado de </w:t>
      </w:r>
      <w:proofErr w:type="spellStart"/>
      <w:r w:rsidR="00997571">
        <w:rPr>
          <w:rFonts w:ascii="Palatino Linotype" w:hAnsi="Palatino Linotype"/>
          <w:sz w:val="20"/>
          <w:szCs w:val="20"/>
          <w:lang w:val="pt-BR"/>
        </w:rPr>
        <w:t>Linde</w:t>
      </w:r>
      <w:r w:rsidR="003D39D8">
        <w:rPr>
          <w:rFonts w:ascii="Palatino Linotype" w:hAnsi="Palatino Linotype"/>
          <w:sz w:val="20"/>
          <w:szCs w:val="20"/>
          <w:lang w:val="pt-BR"/>
        </w:rPr>
        <w:t>n</w:t>
      </w:r>
      <w:r w:rsidR="00997571">
        <w:rPr>
          <w:rFonts w:ascii="Palatino Linotype" w:hAnsi="Palatino Linotype"/>
          <w:sz w:val="20"/>
          <w:szCs w:val="20"/>
          <w:lang w:val="pt-BR"/>
        </w:rPr>
        <w:t>mayer</w:t>
      </w:r>
      <w:proofErr w:type="spellEnd"/>
      <w:r w:rsidR="00997571">
        <w:rPr>
          <w:rFonts w:ascii="Palatino Linotype" w:hAnsi="Palatino Linotype"/>
          <w:sz w:val="20"/>
          <w:szCs w:val="20"/>
          <w:lang w:val="pt-BR"/>
        </w:rPr>
        <w:t xml:space="preserve">, também conhecido como </w:t>
      </w:r>
      <w:r w:rsidR="00997571" w:rsidRPr="00997571">
        <w:rPr>
          <w:rFonts w:ascii="Palatino Linotype" w:hAnsi="Palatino Linotype"/>
          <w:i/>
          <w:sz w:val="20"/>
          <w:szCs w:val="20"/>
          <w:lang w:val="pt-BR"/>
        </w:rPr>
        <w:t>L-system</w:t>
      </w:r>
      <w:r w:rsidR="00997571">
        <w:rPr>
          <w:rFonts w:ascii="Palatino Linotype" w:hAnsi="Palatino Linotype"/>
          <w:sz w:val="20"/>
          <w:szCs w:val="20"/>
          <w:lang w:val="pt-BR"/>
        </w:rPr>
        <w:t xml:space="preserve">. </w:t>
      </w:r>
      <w:r w:rsidR="001D0880">
        <w:rPr>
          <w:rFonts w:ascii="Palatino Linotype" w:hAnsi="Palatino Linotype"/>
          <w:sz w:val="20"/>
          <w:szCs w:val="20"/>
          <w:lang w:val="pt-BR"/>
        </w:rPr>
        <w:t xml:space="preserve">Basicamente a inspiração deste modelo foi a simples observação de estruturas de ramificação </w:t>
      </w:r>
      <w:r w:rsidR="00E9171F">
        <w:rPr>
          <w:rFonts w:ascii="Palatino Linotype" w:hAnsi="Palatino Linotype"/>
          <w:sz w:val="20"/>
          <w:szCs w:val="20"/>
          <w:lang w:val="pt-BR"/>
        </w:rPr>
        <w:t>presentes na natureza, como árvores e rios</w:t>
      </w:r>
      <w:r w:rsidR="0095109C">
        <w:rPr>
          <w:rFonts w:ascii="Palatino Linotype" w:hAnsi="Palatino Linotype"/>
          <w:sz w:val="20"/>
          <w:szCs w:val="20"/>
          <w:lang w:val="pt-BR"/>
        </w:rPr>
        <w:t>, que podem ser representados por formas fractais</w:t>
      </w:r>
      <w:r w:rsidR="00E9171F">
        <w:rPr>
          <w:rFonts w:ascii="Palatino Linotype" w:hAnsi="Palatino Linotype"/>
          <w:sz w:val="20"/>
          <w:szCs w:val="20"/>
          <w:lang w:val="pt-BR"/>
        </w:rPr>
        <w:t xml:space="preserve">. Miguel publicou seus resultados na conferência SPIE, de forma </w:t>
      </w:r>
      <w:r w:rsidR="00E47209">
        <w:rPr>
          <w:rFonts w:ascii="Palatino Linotype" w:hAnsi="Palatino Linotype"/>
          <w:sz w:val="20"/>
          <w:szCs w:val="20"/>
          <w:lang w:val="pt-BR"/>
        </w:rPr>
        <w:t xml:space="preserve">de apresentação </w:t>
      </w:r>
      <w:r w:rsidR="00E9171F">
        <w:rPr>
          <w:rFonts w:ascii="Palatino Linotype" w:hAnsi="Palatino Linotype"/>
          <w:sz w:val="20"/>
          <w:szCs w:val="20"/>
          <w:lang w:val="pt-BR"/>
        </w:rPr>
        <w:t>oral, em 2013</w:t>
      </w:r>
      <w:r w:rsidR="00D309E0">
        <w:rPr>
          <w:rFonts w:ascii="Palatino Linotype" w:hAnsi="Palatino Linotype"/>
          <w:sz w:val="20"/>
          <w:szCs w:val="20"/>
          <w:lang w:val="pt-BR"/>
        </w:rPr>
        <w:t xml:space="preserve"> </w:t>
      </w:r>
      <w:r w:rsidR="00D309E0" w:rsidRPr="009E56AE">
        <w:rPr>
          <w:rFonts w:ascii="Palatino Linotype" w:hAnsi="Palatino Linotype"/>
          <w:b/>
          <w:sz w:val="20"/>
          <w:szCs w:val="20"/>
          <w:lang w:val="pt-BR"/>
        </w:rPr>
        <w:t>[</w:t>
      </w:r>
      <w:r w:rsidR="00223DC5" w:rsidRPr="009E56AE">
        <w:rPr>
          <w:rFonts w:ascii="Palatino Linotype" w:hAnsi="Palatino Linotype"/>
          <w:b/>
          <w:sz w:val="20"/>
          <w:szCs w:val="20"/>
          <w:lang w:val="pt-BR"/>
        </w:rPr>
        <w:t>5</w:t>
      </w:r>
      <w:r w:rsidR="00D309E0" w:rsidRPr="009E56AE">
        <w:rPr>
          <w:rFonts w:ascii="Palatino Linotype" w:hAnsi="Palatino Linotype"/>
          <w:b/>
          <w:sz w:val="20"/>
          <w:szCs w:val="20"/>
          <w:lang w:val="pt-BR"/>
        </w:rPr>
        <w:t>]</w:t>
      </w:r>
      <w:r w:rsidR="00E9171F">
        <w:rPr>
          <w:rFonts w:ascii="Palatino Linotype" w:hAnsi="Palatino Linotype"/>
          <w:sz w:val="20"/>
          <w:szCs w:val="20"/>
          <w:lang w:val="pt-BR"/>
        </w:rPr>
        <w:t>.</w:t>
      </w:r>
      <w:r w:rsidR="00D309E0">
        <w:rPr>
          <w:rFonts w:ascii="Palatino Linotype" w:hAnsi="Palatino Linotype"/>
          <w:sz w:val="20"/>
          <w:szCs w:val="20"/>
          <w:lang w:val="pt-BR"/>
        </w:rPr>
        <w:t xml:space="preserve"> Atualmente o Miguel trabalha em seu doutoramento,</w:t>
      </w:r>
      <w:r w:rsidR="001C465F">
        <w:rPr>
          <w:rFonts w:ascii="Palatino Linotype" w:hAnsi="Palatino Linotype"/>
          <w:sz w:val="20"/>
          <w:szCs w:val="20"/>
          <w:lang w:val="pt-BR"/>
        </w:rPr>
        <w:t xml:space="preserve"> </w:t>
      </w:r>
      <w:r w:rsidR="00D309E0">
        <w:rPr>
          <w:rFonts w:ascii="Palatino Linotype" w:hAnsi="Palatino Linotype"/>
          <w:sz w:val="20"/>
          <w:szCs w:val="20"/>
          <w:lang w:val="pt-BR"/>
        </w:rPr>
        <w:t xml:space="preserve">no desenvolvimento de metodologias de análise de </w:t>
      </w:r>
      <w:r w:rsidR="00633E64">
        <w:rPr>
          <w:rFonts w:ascii="Palatino Linotype" w:hAnsi="Palatino Linotype"/>
          <w:sz w:val="20"/>
          <w:szCs w:val="20"/>
          <w:lang w:val="pt-BR"/>
        </w:rPr>
        <w:t>redes vasculares</w:t>
      </w:r>
      <w:r w:rsidR="00D309E0">
        <w:rPr>
          <w:rFonts w:ascii="Palatino Linotype" w:hAnsi="Palatino Linotype"/>
          <w:sz w:val="20"/>
          <w:szCs w:val="20"/>
          <w:lang w:val="pt-BR"/>
        </w:rPr>
        <w:t>.</w:t>
      </w:r>
      <w:r w:rsidR="00007EEA">
        <w:rPr>
          <w:rFonts w:ascii="Palatino Linotype" w:hAnsi="Palatino Linotype"/>
          <w:sz w:val="20"/>
          <w:szCs w:val="20"/>
          <w:lang w:val="pt-BR"/>
        </w:rPr>
        <w:t xml:space="preserve"> O seu progresso </w:t>
      </w:r>
      <w:r w:rsidR="001C465F">
        <w:rPr>
          <w:rFonts w:ascii="Palatino Linotype" w:hAnsi="Palatino Linotype"/>
          <w:sz w:val="20"/>
          <w:szCs w:val="20"/>
          <w:lang w:val="pt-BR"/>
        </w:rPr>
        <w:t>na área</w:t>
      </w:r>
      <w:r w:rsidR="00023F40">
        <w:rPr>
          <w:rFonts w:ascii="Palatino Linotype" w:hAnsi="Palatino Linotype"/>
          <w:sz w:val="20"/>
          <w:szCs w:val="20"/>
          <w:lang w:val="pt-BR"/>
        </w:rPr>
        <w:t xml:space="preserve"> </w:t>
      </w:r>
      <w:r w:rsidR="00007EEA">
        <w:rPr>
          <w:rFonts w:ascii="Palatino Linotype" w:hAnsi="Palatino Linotype"/>
          <w:sz w:val="20"/>
          <w:szCs w:val="20"/>
          <w:lang w:val="pt-BR"/>
        </w:rPr>
        <w:t xml:space="preserve">atraiu atenção </w:t>
      </w:r>
      <w:r w:rsidR="001C465F">
        <w:rPr>
          <w:rFonts w:ascii="Palatino Linotype" w:hAnsi="Palatino Linotype"/>
          <w:sz w:val="20"/>
          <w:szCs w:val="20"/>
          <w:lang w:val="pt-BR"/>
        </w:rPr>
        <w:t xml:space="preserve">de </w:t>
      </w:r>
      <w:r w:rsidR="00007EEA">
        <w:rPr>
          <w:rFonts w:ascii="Palatino Linotype" w:hAnsi="Palatino Linotype"/>
          <w:sz w:val="20"/>
          <w:szCs w:val="20"/>
          <w:lang w:val="pt-BR"/>
        </w:rPr>
        <w:t xml:space="preserve">médicos e cirurgiões vasculares do hospital Einstein, </w:t>
      </w:r>
      <w:r w:rsidR="001C465F">
        <w:rPr>
          <w:rFonts w:ascii="Palatino Linotype" w:hAnsi="Palatino Linotype"/>
          <w:sz w:val="20"/>
          <w:szCs w:val="20"/>
          <w:lang w:val="pt-BR"/>
        </w:rPr>
        <w:t xml:space="preserve">com </w:t>
      </w:r>
      <w:r w:rsidR="00007EEA">
        <w:rPr>
          <w:rFonts w:ascii="Palatino Linotype" w:hAnsi="Palatino Linotype"/>
          <w:sz w:val="20"/>
          <w:szCs w:val="20"/>
          <w:lang w:val="pt-BR"/>
        </w:rPr>
        <w:t>que</w:t>
      </w:r>
      <w:r w:rsidR="001C465F">
        <w:rPr>
          <w:rFonts w:ascii="Palatino Linotype" w:hAnsi="Palatino Linotype"/>
          <w:sz w:val="20"/>
          <w:szCs w:val="20"/>
          <w:lang w:val="pt-BR"/>
        </w:rPr>
        <w:t>m</w:t>
      </w:r>
      <w:r w:rsidR="00007EEA">
        <w:rPr>
          <w:rFonts w:ascii="Palatino Linotype" w:hAnsi="Palatino Linotype"/>
          <w:sz w:val="20"/>
          <w:szCs w:val="20"/>
          <w:lang w:val="pt-BR"/>
        </w:rPr>
        <w:t xml:space="preserve"> em breve, deverão ser pa</w:t>
      </w:r>
      <w:r w:rsidR="005A4BD6">
        <w:rPr>
          <w:rFonts w:ascii="Palatino Linotype" w:hAnsi="Palatino Linotype"/>
          <w:sz w:val="20"/>
          <w:szCs w:val="20"/>
          <w:lang w:val="pt-BR"/>
        </w:rPr>
        <w:t>rceiros nesta linha de pesquisa, através de convênio acadêmico.</w:t>
      </w:r>
      <w:r w:rsidR="00DB260C">
        <w:rPr>
          <w:rFonts w:ascii="Palatino Linotype" w:hAnsi="Palatino Linotype"/>
          <w:sz w:val="20"/>
          <w:szCs w:val="20"/>
          <w:lang w:val="pt-BR"/>
        </w:rPr>
        <w:t xml:space="preserve"> </w:t>
      </w:r>
      <w:r w:rsidR="00DB260C" w:rsidRPr="00DB260C">
        <w:rPr>
          <w:rFonts w:ascii="Palatino Linotype" w:hAnsi="Palatino Linotype"/>
          <w:sz w:val="20"/>
          <w:szCs w:val="20"/>
          <w:highlight w:val="yellow"/>
          <w:lang w:val="pt-BR"/>
        </w:rPr>
        <w:t>(</w:t>
      </w:r>
      <w:proofErr w:type="spellStart"/>
      <w:r w:rsidR="00DB260C" w:rsidRPr="00DB260C">
        <w:rPr>
          <w:rFonts w:ascii="Palatino Linotype" w:hAnsi="Palatino Linotype"/>
          <w:sz w:val="20"/>
          <w:szCs w:val="20"/>
          <w:highlight w:val="yellow"/>
          <w:lang w:val="pt-BR"/>
        </w:rPr>
        <w:t>To</w:t>
      </w:r>
      <w:proofErr w:type="spellEnd"/>
      <w:r w:rsidR="00DB260C" w:rsidRPr="00DB260C">
        <w:rPr>
          <w:rFonts w:ascii="Palatino Linotype" w:hAnsi="Palatino Linotype"/>
          <w:sz w:val="20"/>
          <w:szCs w:val="20"/>
          <w:highlight w:val="yellow"/>
          <w:lang w:val="pt-BR"/>
        </w:rPr>
        <w:t xml:space="preserve"> complete)</w:t>
      </w:r>
    </w:p>
    <w:p w14:paraId="68FC74FD" w14:textId="74E4EF97" w:rsidR="00CB25B6" w:rsidRPr="004D0E56" w:rsidRDefault="00CB25B6" w:rsidP="00CB25B6">
      <w:pPr>
        <w:pStyle w:val="Memorial-Heading2"/>
        <w:rPr>
          <w:sz w:val="22"/>
          <w:szCs w:val="22"/>
        </w:rPr>
      </w:pPr>
      <w:bookmarkStart w:id="87" w:name="_Toc334106628"/>
      <w:r w:rsidRPr="004D0E56">
        <w:rPr>
          <w:sz w:val="22"/>
          <w:szCs w:val="22"/>
        </w:rPr>
        <w:t>Câncer</w:t>
      </w:r>
      <w:bookmarkEnd w:id="87"/>
    </w:p>
    <w:p w14:paraId="3DD329EE" w14:textId="2A04C2C5" w:rsidR="00CB25B6" w:rsidRDefault="00CB25B6">
      <w:pPr>
        <w:rPr>
          <w:rFonts w:ascii="Palatino Linotype" w:hAnsi="Palatino Linotype"/>
          <w:sz w:val="20"/>
          <w:szCs w:val="20"/>
          <w:lang w:val="pt-BR"/>
        </w:rPr>
      </w:pPr>
      <w:r>
        <w:rPr>
          <w:rFonts w:ascii="Palatino Linotype" w:hAnsi="Palatino Linotype"/>
          <w:sz w:val="20"/>
          <w:szCs w:val="20"/>
          <w:lang w:val="pt-BR"/>
        </w:rPr>
        <w:br w:type="page"/>
      </w:r>
    </w:p>
    <w:p w14:paraId="09267709" w14:textId="1BEF5C73" w:rsidR="00CC3DC7" w:rsidRPr="00CC3DC7" w:rsidRDefault="00CB25B6" w:rsidP="00CC3DC7">
      <w:pPr>
        <w:pStyle w:val="Memorial-Heading2"/>
        <w:rPr>
          <w:sz w:val="22"/>
          <w:szCs w:val="22"/>
        </w:rPr>
      </w:pPr>
      <w:bookmarkStart w:id="88" w:name="_Toc334106629"/>
      <w:r w:rsidRPr="004D0E56">
        <w:rPr>
          <w:sz w:val="22"/>
          <w:szCs w:val="22"/>
        </w:rPr>
        <w:t xml:space="preserve">Transtornos </w:t>
      </w:r>
      <w:r w:rsidR="00934BC3" w:rsidRPr="004D0E56">
        <w:rPr>
          <w:sz w:val="22"/>
          <w:szCs w:val="22"/>
        </w:rPr>
        <w:t>da f</w:t>
      </w:r>
      <w:r w:rsidRPr="004D0E56">
        <w:rPr>
          <w:sz w:val="22"/>
          <w:szCs w:val="22"/>
        </w:rPr>
        <w:t>ala</w:t>
      </w:r>
      <w:bookmarkEnd w:id="88"/>
    </w:p>
    <w:p w14:paraId="37C6BC8E" w14:textId="6BC764D3" w:rsidR="00CC3DC7" w:rsidRDefault="00AD3941" w:rsidP="00CC3DC7">
      <w:pPr>
        <w:widowControl w:val="0"/>
        <w:autoSpaceDE w:val="0"/>
        <w:autoSpaceDN w:val="0"/>
        <w:adjustRightInd w:val="0"/>
        <w:spacing w:line="276" w:lineRule="auto"/>
        <w:jc w:val="both"/>
        <w:rPr>
          <w:rFonts w:ascii="Times" w:hAnsi="Times" w:cs="Times"/>
        </w:rPr>
      </w:pPr>
      <w:r>
        <w:rPr>
          <w:rFonts w:ascii="Palatino Linotype" w:hAnsi="Palatino Linotype"/>
          <w:sz w:val="20"/>
          <w:szCs w:val="20"/>
          <w:lang w:val="pt-BR"/>
        </w:rPr>
        <w:t>Uma nova linha de pesquisa que tenho desenvolvido está ligada</w:t>
      </w:r>
      <w:r w:rsidR="0031526D">
        <w:rPr>
          <w:rFonts w:ascii="Palatino Linotype" w:hAnsi="Palatino Linotype"/>
          <w:sz w:val="20"/>
          <w:szCs w:val="20"/>
          <w:lang w:val="pt-BR"/>
        </w:rPr>
        <w:t xml:space="preserve"> à caracterização de transtornos da fala através de informações de áudio e de imagens de ressonância magnética do trato vocal. </w:t>
      </w:r>
      <w:r w:rsidR="00E462F1" w:rsidRPr="00E462F1">
        <w:rPr>
          <w:rFonts w:ascii="Palatino Linotype" w:hAnsi="Palatino Linotype"/>
          <w:sz w:val="20"/>
          <w:szCs w:val="20"/>
          <w:lang w:val="pt-BR"/>
        </w:rPr>
        <w:t>Crianças com transtornos residuais ou persistentes da f</w:t>
      </w:r>
      <w:r w:rsidR="0031526D">
        <w:rPr>
          <w:rFonts w:ascii="Palatino Linotype" w:hAnsi="Palatino Linotype"/>
          <w:sz w:val="20"/>
          <w:szCs w:val="20"/>
          <w:lang w:val="pt-BR"/>
        </w:rPr>
        <w:t xml:space="preserve">ala </w:t>
      </w:r>
      <w:r w:rsidR="00E462F1" w:rsidRPr="00E462F1">
        <w:rPr>
          <w:rFonts w:ascii="Palatino Linotype" w:hAnsi="Palatino Linotype"/>
          <w:sz w:val="20"/>
          <w:szCs w:val="20"/>
          <w:lang w:val="pt-BR"/>
        </w:rPr>
        <w:t xml:space="preserve">apresentam dificuldades na produção da fala em idades superiores </w:t>
      </w:r>
      <w:r w:rsidR="00C7661D" w:rsidRPr="00E462F1">
        <w:rPr>
          <w:rFonts w:ascii="Palatino Linotype" w:hAnsi="Palatino Linotype"/>
          <w:sz w:val="20"/>
          <w:szCs w:val="20"/>
          <w:lang w:val="pt-BR"/>
        </w:rPr>
        <w:t>às</w:t>
      </w:r>
      <w:r w:rsidR="00E462F1" w:rsidRPr="00E462F1">
        <w:rPr>
          <w:rFonts w:ascii="Palatino Linotype" w:hAnsi="Palatino Linotype"/>
          <w:sz w:val="20"/>
          <w:szCs w:val="20"/>
          <w:lang w:val="pt-BR"/>
        </w:rPr>
        <w:t xml:space="preserve"> esperadas para a </w:t>
      </w:r>
      <w:r w:rsidR="00C7661D" w:rsidRPr="00E462F1">
        <w:rPr>
          <w:rFonts w:ascii="Palatino Linotype" w:hAnsi="Palatino Linotype"/>
          <w:sz w:val="20"/>
          <w:szCs w:val="20"/>
          <w:lang w:val="pt-BR"/>
        </w:rPr>
        <w:t>aquisição</w:t>
      </w:r>
      <w:r w:rsidR="00E462F1" w:rsidRPr="00E462F1">
        <w:rPr>
          <w:rFonts w:ascii="Palatino Linotype" w:hAnsi="Palatino Linotype"/>
          <w:sz w:val="20"/>
          <w:szCs w:val="20"/>
          <w:lang w:val="pt-BR"/>
        </w:rPr>
        <w:t xml:space="preserve"> total das regras fonológicas de um idioma, comprometendo a </w:t>
      </w:r>
      <w:r w:rsidR="00C7661D" w:rsidRPr="00E462F1">
        <w:rPr>
          <w:rFonts w:ascii="Palatino Linotype" w:hAnsi="Palatino Linotype"/>
          <w:sz w:val="20"/>
          <w:szCs w:val="20"/>
          <w:lang w:val="pt-BR"/>
        </w:rPr>
        <w:t>comunicação</w:t>
      </w:r>
      <w:r w:rsidR="00E462F1" w:rsidRPr="00E462F1">
        <w:rPr>
          <w:rFonts w:ascii="Palatino Linotype" w:hAnsi="Palatino Linotype"/>
          <w:sz w:val="20"/>
          <w:szCs w:val="20"/>
          <w:lang w:val="pt-BR"/>
        </w:rPr>
        <w:t xml:space="preserve"> social e </w:t>
      </w:r>
      <w:r w:rsidR="00C7661D" w:rsidRPr="00E462F1">
        <w:rPr>
          <w:rFonts w:ascii="Palatino Linotype" w:hAnsi="Palatino Linotype"/>
          <w:sz w:val="20"/>
          <w:szCs w:val="20"/>
          <w:lang w:val="pt-BR"/>
        </w:rPr>
        <w:t>alfabetização</w:t>
      </w:r>
      <w:r w:rsidR="00E462F1" w:rsidRPr="00E462F1">
        <w:rPr>
          <w:rFonts w:ascii="Palatino Linotype" w:hAnsi="Palatino Linotype"/>
          <w:sz w:val="20"/>
          <w:szCs w:val="20"/>
          <w:lang w:val="pt-BR"/>
        </w:rPr>
        <w:t xml:space="preserve">. </w:t>
      </w:r>
      <w:r w:rsidR="0031526D">
        <w:rPr>
          <w:rFonts w:ascii="Palatino Linotype" w:hAnsi="Palatino Linotype"/>
          <w:sz w:val="20"/>
          <w:szCs w:val="20"/>
          <w:lang w:val="pt-BR"/>
        </w:rPr>
        <w:t>Estes transtornos</w:t>
      </w:r>
      <w:r w:rsidR="00E462F1" w:rsidRPr="00E462F1">
        <w:rPr>
          <w:rFonts w:ascii="Palatino Linotype" w:hAnsi="Palatino Linotype"/>
          <w:sz w:val="20"/>
          <w:szCs w:val="20"/>
          <w:lang w:val="pt-BR"/>
        </w:rPr>
        <w:t xml:space="preserve"> englobam uma expressiva diversidade de quadros que podem estar associados ou decorrer de alterações </w:t>
      </w:r>
      <w:r w:rsidR="00C7661D" w:rsidRPr="00E462F1">
        <w:rPr>
          <w:rFonts w:ascii="Palatino Linotype" w:hAnsi="Palatino Linotype"/>
          <w:sz w:val="20"/>
          <w:szCs w:val="20"/>
          <w:lang w:val="pt-BR"/>
        </w:rPr>
        <w:t>fonológicas</w:t>
      </w:r>
      <w:r w:rsidR="00E462F1" w:rsidRPr="00E462F1">
        <w:rPr>
          <w:rFonts w:ascii="Palatino Linotype" w:hAnsi="Palatino Linotype"/>
          <w:sz w:val="20"/>
          <w:szCs w:val="20"/>
          <w:lang w:val="pt-BR"/>
        </w:rPr>
        <w:t xml:space="preserve"> motoras da fala ou </w:t>
      </w:r>
      <w:r w:rsidR="00C7661D" w:rsidRPr="00E462F1">
        <w:rPr>
          <w:rFonts w:ascii="Palatino Linotype" w:hAnsi="Palatino Linotype"/>
          <w:sz w:val="20"/>
          <w:szCs w:val="20"/>
          <w:lang w:val="pt-BR"/>
        </w:rPr>
        <w:t>alterações</w:t>
      </w:r>
      <w:r w:rsidR="00E462F1" w:rsidRPr="00E462F1">
        <w:rPr>
          <w:rFonts w:ascii="Palatino Linotype" w:hAnsi="Palatino Linotype"/>
          <w:sz w:val="20"/>
          <w:szCs w:val="20"/>
          <w:lang w:val="pt-BR"/>
        </w:rPr>
        <w:t xml:space="preserve"> vocais. </w:t>
      </w:r>
      <w:r w:rsidR="00CC3DC7">
        <w:rPr>
          <w:rFonts w:ascii="Times" w:hAnsi="Times" w:cs="Times"/>
        </w:rPr>
        <w:t xml:space="preserve"> </w:t>
      </w:r>
    </w:p>
    <w:p w14:paraId="79D6CCE8" w14:textId="149C229D" w:rsidR="00CC3DC7" w:rsidRDefault="00296ED4" w:rsidP="00CC3DC7">
      <w:pPr>
        <w:widowControl w:val="0"/>
        <w:autoSpaceDE w:val="0"/>
        <w:autoSpaceDN w:val="0"/>
        <w:adjustRightInd w:val="0"/>
        <w:rPr>
          <w:rFonts w:ascii="Times" w:hAnsi="Times" w:cs="Times"/>
        </w:rPr>
      </w:pPr>
      <w:r>
        <w:rPr>
          <w:rFonts w:ascii="Times" w:hAnsi="Times" w:cs="Times"/>
          <w:noProof/>
        </w:rPr>
        <w:drawing>
          <wp:anchor distT="0" distB="0" distL="114300" distR="114300" simplePos="0" relativeHeight="251670528" behindDoc="0" locked="0" layoutInCell="1" allowOverlap="1" wp14:anchorId="42C5DAF4" wp14:editId="2B89A6B5">
            <wp:simplePos x="0" y="0"/>
            <wp:positionH relativeFrom="column">
              <wp:posOffset>0</wp:posOffset>
            </wp:positionH>
            <wp:positionV relativeFrom="paragraph">
              <wp:posOffset>70485</wp:posOffset>
            </wp:positionV>
            <wp:extent cx="2628900" cy="1056005"/>
            <wp:effectExtent l="0" t="0" r="12700" b="1079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900" cy="10560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7ABDE549" wp14:editId="7BBA994D">
                <wp:simplePos x="0" y="0"/>
                <wp:positionH relativeFrom="column">
                  <wp:posOffset>0</wp:posOffset>
                </wp:positionH>
                <wp:positionV relativeFrom="paragraph">
                  <wp:posOffset>1786890</wp:posOffset>
                </wp:positionV>
                <wp:extent cx="5257800" cy="448310"/>
                <wp:effectExtent l="0" t="0" r="0" b="8890"/>
                <wp:wrapSquare wrapText="bothSides"/>
                <wp:docPr id="20" name="Text Box 20"/>
                <wp:cNvGraphicFramePr/>
                <a:graphic xmlns:a="http://schemas.openxmlformats.org/drawingml/2006/main">
                  <a:graphicData uri="http://schemas.microsoft.com/office/word/2010/wordprocessingShape">
                    <wps:wsp>
                      <wps:cNvSpPr txBox="1"/>
                      <wps:spPr>
                        <a:xfrm>
                          <a:off x="0" y="0"/>
                          <a:ext cx="5257800" cy="448310"/>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76E52A93" w14:textId="01DDCADB" w:rsidR="008133AD" w:rsidRPr="0010606B" w:rsidRDefault="008133AD" w:rsidP="004853A0">
                            <w:pPr>
                              <w:pStyle w:val="Caption"/>
                              <w:jc w:val="both"/>
                              <w:rPr>
                                <w:rFonts w:ascii="Arial Narrow" w:hAnsi="Arial Narrow" w:cs="Times"/>
                                <w:b w:val="0"/>
                                <w:noProof/>
                                <w:color w:val="auto"/>
                                <w:lang w:val="pt-BR"/>
                              </w:rPr>
                            </w:pPr>
                            <w:r w:rsidRPr="0010606B">
                              <w:rPr>
                                <w:rFonts w:ascii="Arial Narrow" w:hAnsi="Arial Narrow"/>
                                <w:color w:val="auto"/>
                                <w:lang w:val="pt-BR"/>
                              </w:rPr>
                              <w:t xml:space="preserve">Figura </w:t>
                            </w:r>
                            <w:r w:rsidRPr="0010606B">
                              <w:rPr>
                                <w:rFonts w:ascii="Arial Narrow" w:hAnsi="Arial Narrow"/>
                                <w:color w:val="auto"/>
                                <w:lang w:val="pt-BR"/>
                              </w:rPr>
                              <w:fldChar w:fldCharType="begin"/>
                            </w:r>
                            <w:r w:rsidRPr="0010606B">
                              <w:rPr>
                                <w:rFonts w:ascii="Arial Narrow" w:hAnsi="Arial Narrow"/>
                                <w:color w:val="auto"/>
                                <w:lang w:val="pt-BR"/>
                              </w:rPr>
                              <w:instrText xml:space="preserve"> SEQ Figura \* ARABIC </w:instrText>
                            </w:r>
                            <w:r w:rsidRPr="0010606B">
                              <w:rPr>
                                <w:rFonts w:ascii="Arial Narrow" w:hAnsi="Arial Narrow"/>
                                <w:color w:val="auto"/>
                                <w:lang w:val="pt-BR"/>
                              </w:rPr>
                              <w:fldChar w:fldCharType="separate"/>
                            </w:r>
                            <w:r>
                              <w:rPr>
                                <w:rFonts w:ascii="Arial Narrow" w:hAnsi="Arial Narrow"/>
                                <w:noProof/>
                                <w:color w:val="auto"/>
                                <w:lang w:val="pt-BR"/>
                              </w:rPr>
                              <w:t>4</w:t>
                            </w:r>
                            <w:r w:rsidRPr="0010606B">
                              <w:rPr>
                                <w:rFonts w:ascii="Arial Narrow" w:hAnsi="Arial Narrow"/>
                                <w:color w:val="auto"/>
                                <w:lang w:val="pt-BR"/>
                              </w:rPr>
                              <w:fldChar w:fldCharType="end"/>
                            </w:r>
                            <w:r w:rsidRPr="0010606B">
                              <w:rPr>
                                <w:rFonts w:ascii="Arial Narrow" w:hAnsi="Arial Narrow"/>
                                <w:color w:val="auto"/>
                                <w:lang w:val="pt-BR"/>
                              </w:rPr>
                              <w:t xml:space="preserve">. </w:t>
                            </w:r>
                            <w:r w:rsidRPr="0010606B">
                              <w:rPr>
                                <w:rFonts w:ascii="Arial Narrow" w:hAnsi="Arial Narrow"/>
                                <w:b w:val="0"/>
                                <w:color w:val="auto"/>
                                <w:lang w:val="pt-BR"/>
                              </w:rPr>
                              <w:t xml:space="preserve">Corte </w:t>
                            </w:r>
                            <w:r>
                              <w:rPr>
                                <w:rFonts w:ascii="Arial Narrow" w:hAnsi="Arial Narrow"/>
                                <w:b w:val="0"/>
                                <w:color w:val="auto"/>
                                <w:lang w:val="pt-BR"/>
                              </w:rPr>
                              <w:t>sagit</w:t>
                            </w:r>
                            <w:r w:rsidRPr="0010606B">
                              <w:rPr>
                                <w:rFonts w:ascii="Arial Narrow" w:hAnsi="Arial Narrow"/>
                                <w:b w:val="0"/>
                                <w:color w:val="auto"/>
                                <w:lang w:val="pt-BR"/>
                              </w:rPr>
                              <w:t xml:space="preserve">al de imagem RM sobreposta com os contornos dos articuladores da fala. Os articuladores e variáveis do trato vocal, como abertura labial (AL), grau de constrição da ponta da língua (CL), e abertura do véu palatino (AVP) são ilustrados.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9" type="#_x0000_t202" style="position:absolute;margin-left:0;margin-top:140.7pt;width:414pt;height:3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" stroked="f">
                <v:textbox inset="0,0,0,0">
                  <w:txbxContent>
                    <w:p w14:paraId="76E52A93" w14:textId="01DDCADB" w:rsidR="00261AD3" w:rsidRPr="0010606B" w:rsidRDefault="00261AD3" w:rsidP="004853A0">
                      <w:pPr>
                        <w:pStyle w:val="Caption"/>
                        <w:jc w:val="both"/>
                        <w:rPr>
                          <w:rFonts w:ascii="Arial Narrow" w:hAnsi="Arial Narrow" w:cs="Times"/>
                          <w:b w:val="0"/>
                          <w:noProof/>
                          <w:color w:val="auto"/>
                          <w:lang w:val="pt-BR"/>
                        </w:rPr>
                      </w:pPr>
                      <w:r w:rsidRPr="0010606B">
                        <w:rPr>
                          <w:rFonts w:ascii="Arial Narrow" w:hAnsi="Arial Narrow"/>
                          <w:color w:val="auto"/>
                          <w:lang w:val="pt-BR"/>
                        </w:rPr>
                        <w:t xml:space="preserve">Figura </w:t>
                      </w:r>
                      <w:r w:rsidRPr="0010606B">
                        <w:rPr>
                          <w:rFonts w:ascii="Arial Narrow" w:hAnsi="Arial Narrow"/>
                          <w:color w:val="auto"/>
                          <w:lang w:val="pt-BR"/>
                        </w:rPr>
                        <w:fldChar w:fldCharType="begin"/>
                      </w:r>
                      <w:r w:rsidRPr="0010606B">
                        <w:rPr>
                          <w:rFonts w:ascii="Arial Narrow" w:hAnsi="Arial Narrow"/>
                          <w:color w:val="auto"/>
                          <w:lang w:val="pt-BR"/>
                        </w:rPr>
                        <w:instrText xml:space="preserve"> SEQ Figura \* ARABIC </w:instrText>
                      </w:r>
                      <w:r w:rsidRPr="0010606B">
                        <w:rPr>
                          <w:rFonts w:ascii="Arial Narrow" w:hAnsi="Arial Narrow"/>
                          <w:color w:val="auto"/>
                          <w:lang w:val="pt-BR"/>
                        </w:rPr>
                        <w:fldChar w:fldCharType="separate"/>
                      </w:r>
                      <w:r>
                        <w:rPr>
                          <w:rFonts w:ascii="Arial Narrow" w:hAnsi="Arial Narrow"/>
                          <w:noProof/>
                          <w:color w:val="auto"/>
                          <w:lang w:val="pt-BR"/>
                        </w:rPr>
                        <w:t>4</w:t>
                      </w:r>
                      <w:r w:rsidRPr="0010606B">
                        <w:rPr>
                          <w:rFonts w:ascii="Arial Narrow" w:hAnsi="Arial Narrow"/>
                          <w:color w:val="auto"/>
                          <w:lang w:val="pt-BR"/>
                        </w:rPr>
                        <w:fldChar w:fldCharType="end"/>
                      </w:r>
                      <w:r w:rsidRPr="0010606B">
                        <w:rPr>
                          <w:rFonts w:ascii="Arial Narrow" w:hAnsi="Arial Narrow"/>
                          <w:color w:val="auto"/>
                          <w:lang w:val="pt-BR"/>
                        </w:rPr>
                        <w:t xml:space="preserve">. </w:t>
                      </w:r>
                      <w:r w:rsidRPr="0010606B">
                        <w:rPr>
                          <w:rFonts w:ascii="Arial Narrow" w:hAnsi="Arial Narrow"/>
                          <w:b w:val="0"/>
                          <w:color w:val="auto"/>
                          <w:lang w:val="pt-BR"/>
                        </w:rPr>
                        <w:t xml:space="preserve">Corte </w:t>
                      </w:r>
                      <w:r>
                        <w:rPr>
                          <w:rFonts w:ascii="Arial Narrow" w:hAnsi="Arial Narrow"/>
                          <w:b w:val="0"/>
                          <w:color w:val="auto"/>
                          <w:lang w:val="pt-BR"/>
                        </w:rPr>
                        <w:t>sagit</w:t>
                      </w:r>
                      <w:r w:rsidRPr="0010606B">
                        <w:rPr>
                          <w:rFonts w:ascii="Arial Narrow" w:hAnsi="Arial Narrow"/>
                          <w:b w:val="0"/>
                          <w:color w:val="auto"/>
                          <w:lang w:val="pt-BR"/>
                        </w:rPr>
                        <w:t xml:space="preserve">al de imagem RM sobreposta com os contornos dos articuladores da fala. Os articuladores e variáveis do trato vocal, como abertura labial (AL), grau de constrição da ponta da língua (CL), e abertura do véu palatino (AVP) são ilustrados. </w:t>
                      </w:r>
                    </w:p>
                  </w:txbxContent>
                </v:textbox>
                <w10:wrap type="square"/>
              </v:shape>
            </w:pict>
          </mc:Fallback>
        </mc:AlternateContent>
      </w:r>
    </w:p>
    <w:p w14:paraId="1981D4AB" w14:textId="6B5E1D6F" w:rsidR="00A6252B" w:rsidRDefault="00E462F1" w:rsidP="00296ED4">
      <w:pPr>
        <w:spacing w:after="240" w:line="276" w:lineRule="auto"/>
        <w:ind w:firstLine="431"/>
        <w:jc w:val="both"/>
        <w:rPr>
          <w:rFonts w:ascii="Palatino Linotype" w:hAnsi="Palatino Linotype"/>
          <w:sz w:val="20"/>
          <w:szCs w:val="20"/>
          <w:lang w:val="pt-BR"/>
        </w:rPr>
      </w:pPr>
      <w:r w:rsidRPr="00E462F1">
        <w:rPr>
          <w:rFonts w:ascii="Palatino Linotype" w:hAnsi="Palatino Linotype"/>
          <w:sz w:val="20"/>
          <w:szCs w:val="20"/>
          <w:lang w:val="pt-BR"/>
        </w:rPr>
        <w:t xml:space="preserve">Como </w:t>
      </w:r>
      <w:r w:rsidR="00C7661D">
        <w:rPr>
          <w:rFonts w:ascii="Palatino Linotype" w:hAnsi="Palatino Linotype"/>
          <w:sz w:val="20"/>
          <w:szCs w:val="20"/>
          <w:lang w:val="pt-BR"/>
        </w:rPr>
        <w:t>vá</w:t>
      </w:r>
      <w:r w:rsidR="00C7661D" w:rsidRPr="00E462F1">
        <w:rPr>
          <w:rFonts w:ascii="Palatino Linotype" w:hAnsi="Palatino Linotype"/>
          <w:sz w:val="20"/>
          <w:szCs w:val="20"/>
          <w:lang w:val="pt-BR"/>
        </w:rPr>
        <w:t>rias</w:t>
      </w:r>
      <w:r w:rsidRPr="00E462F1">
        <w:rPr>
          <w:rFonts w:ascii="Palatino Linotype" w:hAnsi="Palatino Linotype"/>
          <w:sz w:val="20"/>
          <w:szCs w:val="20"/>
          <w:lang w:val="pt-BR"/>
        </w:rPr>
        <w:t xml:space="preserve"> dessas características podem ser observadas em diferentes quadros de </w:t>
      </w:r>
      <w:r w:rsidR="00C7661D" w:rsidRPr="00E462F1">
        <w:rPr>
          <w:rFonts w:ascii="Palatino Linotype" w:hAnsi="Palatino Linotype"/>
          <w:sz w:val="20"/>
          <w:szCs w:val="20"/>
          <w:lang w:val="pt-BR"/>
        </w:rPr>
        <w:t>alteração</w:t>
      </w:r>
      <w:r w:rsidRPr="00E462F1">
        <w:rPr>
          <w:rFonts w:ascii="Palatino Linotype" w:hAnsi="Palatino Linotype"/>
          <w:sz w:val="20"/>
          <w:szCs w:val="20"/>
          <w:lang w:val="pt-BR"/>
        </w:rPr>
        <w:t xml:space="preserve"> de fala, é fundamental o desenvolvimento de metodologias que auxiliem na tomada de </w:t>
      </w:r>
      <w:r w:rsidR="00C7661D" w:rsidRPr="00E462F1">
        <w:rPr>
          <w:rFonts w:ascii="Palatino Linotype" w:hAnsi="Palatino Linotype"/>
          <w:sz w:val="20"/>
          <w:szCs w:val="20"/>
          <w:lang w:val="pt-BR"/>
        </w:rPr>
        <w:t>decisão</w:t>
      </w:r>
      <w:r w:rsidRPr="00E462F1">
        <w:rPr>
          <w:rFonts w:ascii="Palatino Linotype" w:hAnsi="Palatino Linotype"/>
          <w:sz w:val="20"/>
          <w:szCs w:val="20"/>
          <w:lang w:val="pt-BR"/>
        </w:rPr>
        <w:t xml:space="preserve"> para o </w:t>
      </w:r>
      <w:r w:rsidR="00C7661D" w:rsidRPr="00E462F1">
        <w:rPr>
          <w:rFonts w:ascii="Palatino Linotype" w:hAnsi="Palatino Linotype"/>
          <w:sz w:val="20"/>
          <w:szCs w:val="20"/>
          <w:lang w:val="pt-BR"/>
        </w:rPr>
        <w:t>diagnóstico</w:t>
      </w:r>
      <w:r w:rsidRPr="00E462F1">
        <w:rPr>
          <w:rFonts w:ascii="Palatino Linotype" w:hAnsi="Palatino Linotype"/>
          <w:sz w:val="20"/>
          <w:szCs w:val="20"/>
          <w:lang w:val="pt-BR"/>
        </w:rPr>
        <w:t xml:space="preserve"> diferencial e </w:t>
      </w:r>
      <w:r w:rsidR="00C7661D" w:rsidRPr="00E462F1">
        <w:rPr>
          <w:rFonts w:ascii="Palatino Linotype" w:hAnsi="Palatino Linotype"/>
          <w:sz w:val="20"/>
          <w:szCs w:val="20"/>
          <w:lang w:val="pt-BR"/>
        </w:rPr>
        <w:t>condução</w:t>
      </w:r>
      <w:r w:rsidRPr="00E462F1">
        <w:rPr>
          <w:rFonts w:ascii="Palatino Linotype" w:hAnsi="Palatino Linotype"/>
          <w:sz w:val="20"/>
          <w:szCs w:val="20"/>
          <w:lang w:val="pt-BR"/>
        </w:rPr>
        <w:t xml:space="preserve"> do tratamento adequado. Recentes </w:t>
      </w:r>
      <w:r w:rsidR="00C7661D" w:rsidRPr="00E462F1">
        <w:rPr>
          <w:rFonts w:ascii="Palatino Linotype" w:hAnsi="Palatino Linotype"/>
          <w:sz w:val="20"/>
          <w:szCs w:val="20"/>
          <w:lang w:val="pt-BR"/>
        </w:rPr>
        <w:t>avanços</w:t>
      </w:r>
      <w:r w:rsidRPr="00E462F1">
        <w:rPr>
          <w:rFonts w:ascii="Palatino Linotype" w:hAnsi="Palatino Linotype"/>
          <w:sz w:val="20"/>
          <w:szCs w:val="20"/>
          <w:lang w:val="pt-BR"/>
        </w:rPr>
        <w:t xml:space="preserve"> na </w:t>
      </w:r>
      <w:r w:rsidR="00C7661D" w:rsidRPr="00E462F1">
        <w:rPr>
          <w:rFonts w:ascii="Palatino Linotype" w:hAnsi="Palatino Linotype"/>
          <w:sz w:val="20"/>
          <w:szCs w:val="20"/>
          <w:lang w:val="pt-BR"/>
        </w:rPr>
        <w:t>técnica</w:t>
      </w:r>
      <w:r w:rsidRPr="00E462F1">
        <w:rPr>
          <w:rFonts w:ascii="Palatino Linotype" w:hAnsi="Palatino Linotype"/>
          <w:sz w:val="20"/>
          <w:szCs w:val="20"/>
          <w:lang w:val="pt-BR"/>
        </w:rPr>
        <w:t xml:space="preserve"> de imagens por </w:t>
      </w:r>
      <w:r w:rsidR="00C7661D" w:rsidRPr="00E462F1">
        <w:rPr>
          <w:rFonts w:ascii="Palatino Linotype" w:hAnsi="Palatino Linotype"/>
          <w:sz w:val="20"/>
          <w:szCs w:val="20"/>
          <w:lang w:val="pt-BR"/>
        </w:rPr>
        <w:t>ressonância</w:t>
      </w:r>
      <w:r w:rsidRPr="00E462F1">
        <w:rPr>
          <w:rFonts w:ascii="Palatino Linotype" w:hAnsi="Palatino Linotype"/>
          <w:sz w:val="20"/>
          <w:szCs w:val="20"/>
          <w:lang w:val="pt-BR"/>
        </w:rPr>
        <w:t xml:space="preserve"> </w:t>
      </w:r>
      <w:r w:rsidR="00C7661D" w:rsidRPr="00E462F1">
        <w:rPr>
          <w:rFonts w:ascii="Palatino Linotype" w:hAnsi="Palatino Linotype"/>
          <w:sz w:val="20"/>
          <w:szCs w:val="20"/>
          <w:lang w:val="pt-BR"/>
        </w:rPr>
        <w:t>magnética</w:t>
      </w:r>
      <w:r w:rsidRPr="00E462F1">
        <w:rPr>
          <w:rFonts w:ascii="Palatino Linotype" w:hAnsi="Palatino Linotype"/>
          <w:sz w:val="20"/>
          <w:szCs w:val="20"/>
          <w:lang w:val="pt-BR"/>
        </w:rPr>
        <w:t xml:space="preserve"> (RM) possibilitaram a </w:t>
      </w:r>
      <w:r w:rsidR="00C7661D" w:rsidRPr="00E462F1">
        <w:rPr>
          <w:rFonts w:ascii="Palatino Linotype" w:hAnsi="Palatino Linotype"/>
          <w:sz w:val="20"/>
          <w:szCs w:val="20"/>
          <w:lang w:val="pt-BR"/>
        </w:rPr>
        <w:t>observação</w:t>
      </w:r>
      <w:r w:rsidRPr="00E462F1">
        <w:rPr>
          <w:rFonts w:ascii="Palatino Linotype" w:hAnsi="Palatino Linotype"/>
          <w:sz w:val="20"/>
          <w:szCs w:val="20"/>
          <w:lang w:val="pt-BR"/>
        </w:rPr>
        <w:t xml:space="preserve"> dos processos ocultos de </w:t>
      </w:r>
      <w:r w:rsidR="00C7661D" w:rsidRPr="00E462F1">
        <w:rPr>
          <w:rFonts w:ascii="Palatino Linotype" w:hAnsi="Palatino Linotype"/>
          <w:sz w:val="20"/>
          <w:szCs w:val="20"/>
          <w:lang w:val="pt-BR"/>
        </w:rPr>
        <w:t>articulação</w:t>
      </w:r>
      <w:r w:rsidRPr="00E462F1">
        <w:rPr>
          <w:rFonts w:ascii="Palatino Linotype" w:hAnsi="Palatino Linotype"/>
          <w:sz w:val="20"/>
          <w:szCs w:val="20"/>
          <w:lang w:val="pt-BR"/>
        </w:rPr>
        <w:t xml:space="preserve"> durante a </w:t>
      </w:r>
      <w:r w:rsidR="00C7661D" w:rsidRPr="00E462F1">
        <w:rPr>
          <w:rFonts w:ascii="Palatino Linotype" w:hAnsi="Palatino Linotype"/>
          <w:sz w:val="20"/>
          <w:szCs w:val="20"/>
          <w:lang w:val="pt-BR"/>
        </w:rPr>
        <w:t>produção</w:t>
      </w:r>
      <w:r w:rsidRPr="00E462F1">
        <w:rPr>
          <w:rFonts w:ascii="Palatino Linotype" w:hAnsi="Palatino Linotype"/>
          <w:sz w:val="20"/>
          <w:szCs w:val="20"/>
          <w:lang w:val="pt-BR"/>
        </w:rPr>
        <w:t xml:space="preserve"> da fala em tempo real. </w:t>
      </w:r>
    </w:p>
    <w:p w14:paraId="681D2BA4" w14:textId="09CF63B1" w:rsidR="00CC3DC7" w:rsidRDefault="00E462F1" w:rsidP="00CC3DC7">
      <w:pPr>
        <w:spacing w:after="240" w:line="276" w:lineRule="auto"/>
        <w:ind w:firstLine="431"/>
        <w:jc w:val="both"/>
        <w:rPr>
          <w:rFonts w:ascii="Palatino Linotype" w:hAnsi="Palatino Linotype"/>
          <w:sz w:val="20"/>
          <w:szCs w:val="20"/>
          <w:lang w:val="pt-BR"/>
        </w:rPr>
      </w:pPr>
      <w:r w:rsidRPr="00E462F1">
        <w:rPr>
          <w:rFonts w:ascii="Palatino Linotype" w:hAnsi="Palatino Linotype"/>
          <w:sz w:val="20"/>
          <w:szCs w:val="20"/>
          <w:lang w:val="pt-BR"/>
        </w:rPr>
        <w:t>Este projeto de pesquisa</w:t>
      </w:r>
      <w:r w:rsidR="00D4191A">
        <w:rPr>
          <w:rFonts w:ascii="Palatino Linotype" w:hAnsi="Palatino Linotype"/>
          <w:sz w:val="20"/>
          <w:szCs w:val="20"/>
          <w:lang w:val="pt-BR"/>
        </w:rPr>
        <w:t xml:space="preserve">, </w:t>
      </w:r>
      <w:r w:rsidR="00EA3D27">
        <w:rPr>
          <w:rFonts w:ascii="Palatino Linotype" w:hAnsi="Palatino Linotype"/>
          <w:sz w:val="20"/>
          <w:szCs w:val="20"/>
          <w:lang w:val="pt-BR"/>
        </w:rPr>
        <w:t>aprovado recentemente</w:t>
      </w:r>
      <w:r w:rsidR="00D4191A">
        <w:rPr>
          <w:rFonts w:ascii="Palatino Linotype" w:hAnsi="Palatino Linotype"/>
          <w:sz w:val="20"/>
          <w:szCs w:val="20"/>
          <w:lang w:val="pt-BR"/>
        </w:rPr>
        <w:t xml:space="preserve"> pela FAPESP como auxílio regular</w:t>
      </w:r>
      <w:r w:rsidR="00EA3D27">
        <w:rPr>
          <w:rFonts w:ascii="Palatino Linotype" w:hAnsi="Palatino Linotype"/>
          <w:sz w:val="20"/>
          <w:szCs w:val="20"/>
          <w:lang w:val="pt-BR"/>
        </w:rPr>
        <w:t xml:space="preserve"> (</w:t>
      </w:r>
      <w:r w:rsidR="00EA3D27" w:rsidRPr="00667B6D">
        <w:rPr>
          <w:rFonts w:ascii="Palatino Linotype" w:hAnsi="Palatino Linotype"/>
          <w:sz w:val="20"/>
          <w:szCs w:val="20"/>
          <w:lang w:val="pt-BR"/>
        </w:rPr>
        <w:t>Proc. 2011/00893-0</w:t>
      </w:r>
      <w:r w:rsidR="00EA3D27">
        <w:rPr>
          <w:rFonts w:ascii="Palatino Linotype" w:hAnsi="Palatino Linotype"/>
          <w:sz w:val="20"/>
          <w:szCs w:val="20"/>
          <w:lang w:val="pt-BR"/>
        </w:rPr>
        <w:t>)</w:t>
      </w:r>
      <w:r w:rsidR="00D4191A">
        <w:rPr>
          <w:rFonts w:ascii="Palatino Linotype" w:hAnsi="Palatino Linotype"/>
          <w:sz w:val="20"/>
          <w:szCs w:val="20"/>
          <w:lang w:val="pt-BR"/>
        </w:rPr>
        <w:t>,</w:t>
      </w:r>
      <w:r w:rsidRPr="00E462F1">
        <w:rPr>
          <w:rFonts w:ascii="Palatino Linotype" w:hAnsi="Palatino Linotype"/>
          <w:sz w:val="20"/>
          <w:szCs w:val="20"/>
          <w:lang w:val="pt-BR"/>
        </w:rPr>
        <w:t xml:space="preserve"> tem como objetivo principal a </w:t>
      </w:r>
      <w:r w:rsidR="00C7661D" w:rsidRPr="00E462F1">
        <w:rPr>
          <w:rFonts w:ascii="Palatino Linotype" w:hAnsi="Palatino Linotype"/>
          <w:sz w:val="20"/>
          <w:szCs w:val="20"/>
          <w:lang w:val="pt-BR"/>
        </w:rPr>
        <w:t>diferenciação</w:t>
      </w:r>
      <w:r w:rsidRPr="00E462F1">
        <w:rPr>
          <w:rFonts w:ascii="Palatino Linotype" w:hAnsi="Palatino Linotype"/>
          <w:sz w:val="20"/>
          <w:szCs w:val="20"/>
          <w:lang w:val="pt-BR"/>
        </w:rPr>
        <w:t xml:space="preserve"> das </w:t>
      </w:r>
      <w:r w:rsidR="00C7661D" w:rsidRPr="00E462F1">
        <w:rPr>
          <w:rFonts w:ascii="Palatino Linotype" w:hAnsi="Palatino Linotype"/>
          <w:sz w:val="20"/>
          <w:szCs w:val="20"/>
          <w:lang w:val="pt-BR"/>
        </w:rPr>
        <w:t>alterações</w:t>
      </w:r>
      <w:r w:rsidRPr="00E462F1">
        <w:rPr>
          <w:rFonts w:ascii="Palatino Linotype" w:hAnsi="Palatino Linotype"/>
          <w:sz w:val="20"/>
          <w:szCs w:val="20"/>
          <w:lang w:val="pt-BR"/>
        </w:rPr>
        <w:t xml:space="preserve"> da </w:t>
      </w:r>
      <w:r w:rsidR="00C7661D" w:rsidRPr="00E462F1">
        <w:rPr>
          <w:rFonts w:ascii="Palatino Linotype" w:hAnsi="Palatino Linotype"/>
          <w:sz w:val="20"/>
          <w:szCs w:val="20"/>
          <w:lang w:val="pt-BR"/>
        </w:rPr>
        <w:t>produção</w:t>
      </w:r>
      <w:r w:rsidRPr="00E462F1">
        <w:rPr>
          <w:rFonts w:ascii="Palatino Linotype" w:hAnsi="Palatino Linotype"/>
          <w:sz w:val="20"/>
          <w:szCs w:val="20"/>
          <w:lang w:val="pt-BR"/>
        </w:rPr>
        <w:t xml:space="preserve"> da fala em </w:t>
      </w:r>
      <w:r w:rsidR="00C7661D" w:rsidRPr="00E462F1">
        <w:rPr>
          <w:rFonts w:ascii="Palatino Linotype" w:hAnsi="Palatino Linotype"/>
          <w:sz w:val="20"/>
          <w:szCs w:val="20"/>
          <w:lang w:val="pt-BR"/>
        </w:rPr>
        <w:t>crianças</w:t>
      </w:r>
      <w:r w:rsidRPr="00E462F1">
        <w:rPr>
          <w:rFonts w:ascii="Palatino Linotype" w:hAnsi="Palatino Linotype"/>
          <w:sz w:val="20"/>
          <w:szCs w:val="20"/>
          <w:lang w:val="pt-BR"/>
        </w:rPr>
        <w:t xml:space="preserve"> com apraxia da fala e </w:t>
      </w:r>
      <w:r w:rsidR="00C7661D" w:rsidRPr="00E462F1">
        <w:rPr>
          <w:rFonts w:ascii="Palatino Linotype" w:hAnsi="Palatino Linotype"/>
          <w:sz w:val="20"/>
          <w:szCs w:val="20"/>
          <w:lang w:val="pt-BR"/>
        </w:rPr>
        <w:t>crianças</w:t>
      </w:r>
      <w:r w:rsidRPr="00E462F1">
        <w:rPr>
          <w:rFonts w:ascii="Palatino Linotype" w:hAnsi="Palatino Linotype"/>
          <w:sz w:val="20"/>
          <w:szCs w:val="20"/>
          <w:lang w:val="pt-BR"/>
        </w:rPr>
        <w:t xml:space="preserve"> com outros quadros de transtornos de fala utilizando imagens </w:t>
      </w:r>
      <w:r w:rsidR="00C7661D" w:rsidRPr="00E462F1">
        <w:rPr>
          <w:rFonts w:ascii="Palatino Linotype" w:hAnsi="Palatino Linotype"/>
          <w:sz w:val="20"/>
          <w:szCs w:val="20"/>
          <w:lang w:val="pt-BR"/>
        </w:rPr>
        <w:t>dinâmicas</w:t>
      </w:r>
      <w:r w:rsidRPr="00E462F1">
        <w:rPr>
          <w:rFonts w:ascii="Palatino Linotype" w:hAnsi="Palatino Linotype"/>
          <w:sz w:val="20"/>
          <w:szCs w:val="20"/>
          <w:lang w:val="pt-BR"/>
        </w:rPr>
        <w:t xml:space="preserve"> de RM do trato vocal. </w:t>
      </w:r>
      <w:r w:rsidR="00C7661D" w:rsidRPr="00E462F1">
        <w:rPr>
          <w:rFonts w:ascii="Palatino Linotype" w:hAnsi="Palatino Linotype"/>
          <w:sz w:val="20"/>
          <w:szCs w:val="20"/>
          <w:lang w:val="pt-BR"/>
        </w:rPr>
        <w:t>Serão</w:t>
      </w:r>
      <w:r w:rsidRPr="00E462F1">
        <w:rPr>
          <w:rFonts w:ascii="Palatino Linotype" w:hAnsi="Palatino Linotype"/>
          <w:sz w:val="20"/>
          <w:szCs w:val="20"/>
          <w:lang w:val="pt-BR"/>
        </w:rPr>
        <w:t xml:space="preserve"> desenvolvidas metodologias para </w:t>
      </w:r>
      <w:r w:rsidR="00C7661D" w:rsidRPr="00E462F1">
        <w:rPr>
          <w:rFonts w:ascii="Palatino Linotype" w:hAnsi="Palatino Linotype"/>
          <w:sz w:val="20"/>
          <w:szCs w:val="20"/>
          <w:lang w:val="pt-BR"/>
        </w:rPr>
        <w:t>identificação</w:t>
      </w:r>
      <w:r w:rsidRPr="00E462F1">
        <w:rPr>
          <w:rFonts w:ascii="Palatino Linotype" w:hAnsi="Palatino Linotype"/>
          <w:sz w:val="20"/>
          <w:szCs w:val="20"/>
          <w:lang w:val="pt-BR"/>
        </w:rPr>
        <w:t xml:space="preserve"> de </w:t>
      </w:r>
      <w:r w:rsidR="00C7661D" w:rsidRPr="00E462F1">
        <w:rPr>
          <w:rFonts w:ascii="Palatino Linotype" w:hAnsi="Palatino Linotype"/>
          <w:sz w:val="20"/>
          <w:szCs w:val="20"/>
          <w:lang w:val="pt-BR"/>
        </w:rPr>
        <w:t>padrões</w:t>
      </w:r>
      <w:r w:rsidRPr="00E462F1">
        <w:rPr>
          <w:rFonts w:ascii="Palatino Linotype" w:hAnsi="Palatino Linotype"/>
          <w:sz w:val="20"/>
          <w:szCs w:val="20"/>
          <w:lang w:val="pt-BR"/>
        </w:rPr>
        <w:t xml:space="preserve"> </w:t>
      </w:r>
      <w:r w:rsidR="00C7661D" w:rsidRPr="00E462F1">
        <w:rPr>
          <w:rFonts w:ascii="Palatino Linotype" w:hAnsi="Palatino Linotype"/>
          <w:sz w:val="20"/>
          <w:szCs w:val="20"/>
          <w:lang w:val="pt-BR"/>
        </w:rPr>
        <w:t>articulatórios</w:t>
      </w:r>
      <w:r w:rsidRPr="00E462F1">
        <w:rPr>
          <w:rFonts w:ascii="Palatino Linotype" w:hAnsi="Palatino Linotype"/>
          <w:sz w:val="20"/>
          <w:szCs w:val="20"/>
          <w:lang w:val="pt-BR"/>
        </w:rPr>
        <w:t xml:space="preserve"> a partir das imagens RM, que </w:t>
      </w:r>
      <w:r w:rsidR="00C7661D" w:rsidRPr="00E462F1">
        <w:rPr>
          <w:rFonts w:ascii="Palatino Linotype" w:hAnsi="Palatino Linotype"/>
          <w:sz w:val="20"/>
          <w:szCs w:val="20"/>
          <w:lang w:val="pt-BR"/>
        </w:rPr>
        <w:t>serão</w:t>
      </w:r>
      <w:r w:rsidRPr="00E462F1">
        <w:rPr>
          <w:rFonts w:ascii="Palatino Linotype" w:hAnsi="Palatino Linotype"/>
          <w:sz w:val="20"/>
          <w:szCs w:val="20"/>
          <w:lang w:val="pt-BR"/>
        </w:rPr>
        <w:t xml:space="preserve"> correlacionados com </w:t>
      </w:r>
      <w:r w:rsidR="00C7661D" w:rsidRPr="00E462F1">
        <w:rPr>
          <w:rFonts w:ascii="Palatino Linotype" w:hAnsi="Palatino Linotype"/>
          <w:sz w:val="20"/>
          <w:szCs w:val="20"/>
          <w:lang w:val="pt-BR"/>
        </w:rPr>
        <w:t>avaliações</w:t>
      </w:r>
      <w:r w:rsidRPr="00E462F1">
        <w:rPr>
          <w:rFonts w:ascii="Palatino Linotype" w:hAnsi="Palatino Linotype"/>
          <w:sz w:val="20"/>
          <w:szCs w:val="20"/>
          <w:lang w:val="pt-BR"/>
        </w:rPr>
        <w:t xml:space="preserve"> de input e output dos processamentos de fala. Com este trabalho pretende-se atingir um salto conceitual no processo de </w:t>
      </w:r>
      <w:r w:rsidR="00C7661D" w:rsidRPr="00E462F1">
        <w:rPr>
          <w:rFonts w:ascii="Palatino Linotype" w:hAnsi="Palatino Linotype"/>
          <w:sz w:val="20"/>
          <w:szCs w:val="20"/>
          <w:lang w:val="pt-BR"/>
        </w:rPr>
        <w:t>diagnóstico</w:t>
      </w:r>
      <w:r w:rsidRPr="00E462F1">
        <w:rPr>
          <w:rFonts w:ascii="Palatino Linotype" w:hAnsi="Palatino Linotype"/>
          <w:sz w:val="20"/>
          <w:szCs w:val="20"/>
          <w:lang w:val="pt-BR"/>
        </w:rPr>
        <w:t xml:space="preserve">, com a </w:t>
      </w:r>
      <w:r w:rsidR="00C7661D" w:rsidRPr="00E462F1">
        <w:rPr>
          <w:rFonts w:ascii="Palatino Linotype" w:hAnsi="Palatino Linotype"/>
          <w:sz w:val="20"/>
          <w:szCs w:val="20"/>
          <w:lang w:val="pt-BR"/>
        </w:rPr>
        <w:t>integração</w:t>
      </w:r>
      <w:r w:rsidRPr="00E462F1">
        <w:rPr>
          <w:rFonts w:ascii="Palatino Linotype" w:hAnsi="Palatino Linotype"/>
          <w:sz w:val="20"/>
          <w:szCs w:val="20"/>
          <w:lang w:val="pt-BR"/>
        </w:rPr>
        <w:t xml:space="preserve"> de RM e </w:t>
      </w:r>
      <w:r w:rsidR="00C7661D" w:rsidRPr="00E462F1">
        <w:rPr>
          <w:rFonts w:ascii="Palatino Linotype" w:hAnsi="Palatino Linotype"/>
          <w:sz w:val="20"/>
          <w:szCs w:val="20"/>
          <w:lang w:val="pt-BR"/>
        </w:rPr>
        <w:t>técnicas</w:t>
      </w:r>
      <w:r w:rsidRPr="00E462F1">
        <w:rPr>
          <w:rFonts w:ascii="Palatino Linotype" w:hAnsi="Palatino Linotype"/>
          <w:sz w:val="20"/>
          <w:szCs w:val="20"/>
          <w:lang w:val="pt-BR"/>
        </w:rPr>
        <w:t xml:space="preserve"> </w:t>
      </w:r>
      <w:r w:rsidR="00C7661D" w:rsidRPr="00E462F1">
        <w:rPr>
          <w:rFonts w:ascii="Palatino Linotype" w:hAnsi="Palatino Linotype"/>
          <w:sz w:val="20"/>
          <w:szCs w:val="20"/>
          <w:lang w:val="pt-BR"/>
        </w:rPr>
        <w:t>avançadas</w:t>
      </w:r>
      <w:r w:rsidRPr="00E462F1">
        <w:rPr>
          <w:rFonts w:ascii="Palatino Linotype" w:hAnsi="Palatino Linotype"/>
          <w:sz w:val="20"/>
          <w:szCs w:val="20"/>
          <w:lang w:val="pt-BR"/>
        </w:rPr>
        <w:t xml:space="preserve"> de </w:t>
      </w:r>
      <w:r w:rsidR="00C7661D" w:rsidRPr="00E462F1">
        <w:rPr>
          <w:rFonts w:ascii="Palatino Linotype" w:hAnsi="Palatino Linotype"/>
          <w:sz w:val="20"/>
          <w:szCs w:val="20"/>
          <w:lang w:val="pt-BR"/>
        </w:rPr>
        <w:t>análise</w:t>
      </w:r>
      <w:r w:rsidRPr="00E462F1">
        <w:rPr>
          <w:rFonts w:ascii="Palatino Linotype" w:hAnsi="Palatino Linotype"/>
          <w:sz w:val="20"/>
          <w:szCs w:val="20"/>
          <w:lang w:val="pt-BR"/>
        </w:rPr>
        <w:t xml:space="preserve"> de imagem na bateria de </w:t>
      </w:r>
      <w:r w:rsidR="00C7661D" w:rsidRPr="00E462F1">
        <w:rPr>
          <w:rFonts w:ascii="Palatino Linotype" w:hAnsi="Palatino Linotype"/>
          <w:sz w:val="20"/>
          <w:szCs w:val="20"/>
          <w:lang w:val="pt-BR"/>
        </w:rPr>
        <w:t>avaliações</w:t>
      </w:r>
      <w:r w:rsidRPr="00E462F1">
        <w:rPr>
          <w:rFonts w:ascii="Palatino Linotype" w:hAnsi="Palatino Linotype"/>
          <w:sz w:val="20"/>
          <w:szCs w:val="20"/>
          <w:lang w:val="pt-BR"/>
        </w:rPr>
        <w:t xml:space="preserve"> </w:t>
      </w:r>
      <w:proofErr w:type="spellStart"/>
      <w:r w:rsidRPr="00E462F1">
        <w:rPr>
          <w:rFonts w:ascii="Palatino Linotype" w:hAnsi="Palatino Linotype"/>
          <w:sz w:val="20"/>
          <w:szCs w:val="20"/>
          <w:lang w:val="pt-BR"/>
        </w:rPr>
        <w:t>fonoaudiológicas</w:t>
      </w:r>
      <w:proofErr w:type="spellEnd"/>
      <w:r w:rsidRPr="00E462F1">
        <w:rPr>
          <w:rFonts w:ascii="Palatino Linotype" w:hAnsi="Palatino Linotype"/>
          <w:sz w:val="20"/>
          <w:szCs w:val="20"/>
          <w:lang w:val="pt-BR"/>
        </w:rPr>
        <w:t xml:space="preserve">. Este projeto é uma parceria </w:t>
      </w:r>
      <w:r w:rsidR="00CC3DC7">
        <w:rPr>
          <w:rFonts w:ascii="Palatino Linotype" w:hAnsi="Palatino Linotype"/>
          <w:sz w:val="20"/>
          <w:szCs w:val="20"/>
          <w:lang w:val="pt-BR"/>
        </w:rPr>
        <w:t>com a prof. Clara Brandão, do d</w:t>
      </w:r>
      <w:r w:rsidR="00763661">
        <w:rPr>
          <w:rFonts w:ascii="Palatino Linotype" w:hAnsi="Palatino Linotype"/>
          <w:sz w:val="20"/>
          <w:szCs w:val="20"/>
          <w:lang w:val="pt-BR"/>
        </w:rPr>
        <w:t xml:space="preserve">epartamento de Fonoaudiologia da </w:t>
      </w:r>
      <w:r w:rsidRPr="00E462F1">
        <w:rPr>
          <w:rFonts w:ascii="Palatino Linotype" w:hAnsi="Palatino Linotype"/>
          <w:sz w:val="20"/>
          <w:szCs w:val="20"/>
          <w:lang w:val="pt-BR"/>
        </w:rPr>
        <w:t>UNIFESP,</w:t>
      </w:r>
      <w:r w:rsidR="00CC3DC7">
        <w:rPr>
          <w:rFonts w:ascii="Palatino Linotype" w:hAnsi="Palatino Linotype"/>
          <w:sz w:val="20"/>
          <w:szCs w:val="20"/>
          <w:lang w:val="pt-BR"/>
        </w:rPr>
        <w:t xml:space="preserve"> Prof. Ricardo Gutierrez-</w:t>
      </w:r>
      <w:proofErr w:type="spellStart"/>
      <w:r w:rsidR="00CC3DC7">
        <w:rPr>
          <w:rFonts w:ascii="Palatino Linotype" w:hAnsi="Palatino Linotype"/>
          <w:sz w:val="20"/>
          <w:szCs w:val="20"/>
          <w:lang w:val="pt-BR"/>
        </w:rPr>
        <w:t>Osuna</w:t>
      </w:r>
      <w:proofErr w:type="spellEnd"/>
      <w:r w:rsidR="00CC3DC7">
        <w:rPr>
          <w:rFonts w:ascii="Palatino Linotype" w:hAnsi="Palatino Linotype"/>
          <w:sz w:val="20"/>
          <w:szCs w:val="20"/>
          <w:lang w:val="pt-BR"/>
        </w:rPr>
        <w:t>, do Departamento de Ciência e Engenharia da Computação da</w:t>
      </w:r>
      <w:r w:rsidRPr="00E462F1">
        <w:rPr>
          <w:rFonts w:ascii="Palatino Linotype" w:hAnsi="Palatino Linotype"/>
          <w:sz w:val="20"/>
          <w:szCs w:val="20"/>
          <w:lang w:val="pt-BR"/>
        </w:rPr>
        <w:t xml:space="preserve"> </w:t>
      </w:r>
      <w:r w:rsidR="00763661" w:rsidRPr="00763661">
        <w:rPr>
          <w:rFonts w:ascii="Palatino Linotype" w:hAnsi="Palatino Linotype"/>
          <w:i/>
          <w:sz w:val="20"/>
          <w:szCs w:val="20"/>
          <w:lang w:val="pt-BR"/>
        </w:rPr>
        <w:t xml:space="preserve">Texas A&amp;M </w:t>
      </w:r>
      <w:proofErr w:type="spellStart"/>
      <w:r w:rsidR="00763661" w:rsidRPr="00763661">
        <w:rPr>
          <w:rFonts w:ascii="Palatino Linotype" w:hAnsi="Palatino Linotype"/>
          <w:i/>
          <w:sz w:val="20"/>
          <w:szCs w:val="20"/>
          <w:lang w:val="pt-BR"/>
        </w:rPr>
        <w:t>University</w:t>
      </w:r>
      <w:proofErr w:type="spellEnd"/>
      <w:r w:rsidRPr="00E462F1">
        <w:rPr>
          <w:rFonts w:ascii="Palatino Linotype" w:hAnsi="Palatino Linotype"/>
          <w:sz w:val="20"/>
          <w:szCs w:val="20"/>
          <w:lang w:val="pt-BR"/>
        </w:rPr>
        <w:t xml:space="preserve"> e</w:t>
      </w:r>
      <w:r w:rsidR="00CC3DC7">
        <w:rPr>
          <w:rFonts w:ascii="Palatino Linotype" w:hAnsi="Palatino Linotype"/>
          <w:sz w:val="20"/>
          <w:szCs w:val="20"/>
          <w:lang w:val="pt-BR"/>
        </w:rPr>
        <w:t xml:space="preserve"> o prof. Choukri Mekkaoui, da</w:t>
      </w:r>
      <w:r w:rsidRPr="00E462F1">
        <w:rPr>
          <w:rFonts w:ascii="Palatino Linotype" w:hAnsi="Palatino Linotype"/>
          <w:sz w:val="20"/>
          <w:szCs w:val="20"/>
          <w:lang w:val="pt-BR"/>
        </w:rPr>
        <w:t xml:space="preserve"> </w:t>
      </w:r>
      <w:r w:rsidR="00763661" w:rsidRPr="00763661">
        <w:rPr>
          <w:rFonts w:ascii="Palatino Linotype" w:hAnsi="Palatino Linotype"/>
          <w:i/>
          <w:sz w:val="20"/>
          <w:szCs w:val="20"/>
          <w:lang w:val="pt-BR"/>
        </w:rPr>
        <w:t xml:space="preserve">Harvard </w:t>
      </w:r>
      <w:proofErr w:type="spellStart"/>
      <w:r w:rsidR="00763661" w:rsidRPr="00763661">
        <w:rPr>
          <w:rFonts w:ascii="Palatino Linotype" w:hAnsi="Palatino Linotype"/>
          <w:i/>
          <w:sz w:val="20"/>
          <w:szCs w:val="20"/>
          <w:lang w:val="pt-BR"/>
        </w:rPr>
        <w:t>School</w:t>
      </w:r>
      <w:proofErr w:type="spellEnd"/>
      <w:r w:rsidR="00763661" w:rsidRPr="00763661">
        <w:rPr>
          <w:rFonts w:ascii="Palatino Linotype" w:hAnsi="Palatino Linotype"/>
          <w:i/>
          <w:sz w:val="20"/>
          <w:szCs w:val="20"/>
          <w:lang w:val="pt-BR"/>
        </w:rPr>
        <w:t xml:space="preserve"> </w:t>
      </w:r>
      <w:proofErr w:type="spellStart"/>
      <w:r w:rsidR="00763661" w:rsidRPr="00763661">
        <w:rPr>
          <w:rFonts w:ascii="Palatino Linotype" w:hAnsi="Palatino Linotype"/>
          <w:i/>
          <w:sz w:val="20"/>
          <w:szCs w:val="20"/>
          <w:lang w:val="pt-BR"/>
        </w:rPr>
        <w:t>of</w:t>
      </w:r>
      <w:proofErr w:type="spellEnd"/>
      <w:r w:rsidR="00763661" w:rsidRPr="00763661">
        <w:rPr>
          <w:rFonts w:ascii="Palatino Linotype" w:hAnsi="Palatino Linotype"/>
          <w:i/>
          <w:sz w:val="20"/>
          <w:szCs w:val="20"/>
          <w:lang w:val="pt-BR"/>
        </w:rPr>
        <w:t xml:space="preserve"> Medicine – Massachusetts General Hospital</w:t>
      </w:r>
      <w:r w:rsidRPr="00E462F1">
        <w:rPr>
          <w:rFonts w:ascii="Palatino Linotype" w:hAnsi="Palatino Linotype"/>
          <w:sz w:val="20"/>
          <w:szCs w:val="20"/>
          <w:lang w:val="pt-BR"/>
        </w:rPr>
        <w:t xml:space="preserve">, </w:t>
      </w:r>
      <w:r w:rsidR="00615976">
        <w:rPr>
          <w:rFonts w:ascii="Palatino Linotype" w:hAnsi="Palatino Linotype"/>
          <w:sz w:val="20"/>
          <w:szCs w:val="20"/>
          <w:lang w:val="pt-BR"/>
        </w:rPr>
        <w:t xml:space="preserve">assim </w:t>
      </w:r>
      <w:r w:rsidRPr="00E462F1">
        <w:rPr>
          <w:rFonts w:ascii="Palatino Linotype" w:hAnsi="Palatino Linotype"/>
          <w:sz w:val="20"/>
          <w:szCs w:val="20"/>
          <w:lang w:val="pt-BR"/>
        </w:rPr>
        <w:t xml:space="preserve">unindo especialistas em Fonoaudiologia, processamento de fala, </w:t>
      </w:r>
      <w:r w:rsidR="00C7661D" w:rsidRPr="00E462F1">
        <w:rPr>
          <w:rFonts w:ascii="Palatino Linotype" w:hAnsi="Palatino Linotype"/>
          <w:sz w:val="20"/>
          <w:szCs w:val="20"/>
          <w:lang w:val="pt-BR"/>
        </w:rPr>
        <w:t>aquisição</w:t>
      </w:r>
      <w:r w:rsidRPr="00E462F1">
        <w:rPr>
          <w:rFonts w:ascii="Palatino Linotype" w:hAnsi="Palatino Linotype"/>
          <w:sz w:val="20"/>
          <w:szCs w:val="20"/>
          <w:lang w:val="pt-BR"/>
        </w:rPr>
        <w:t xml:space="preserve"> de imagens e </w:t>
      </w:r>
      <w:r w:rsidR="00C7661D" w:rsidRPr="00E462F1">
        <w:rPr>
          <w:rFonts w:ascii="Palatino Linotype" w:hAnsi="Palatino Linotype"/>
          <w:sz w:val="20"/>
          <w:szCs w:val="20"/>
          <w:lang w:val="pt-BR"/>
        </w:rPr>
        <w:t>análise</w:t>
      </w:r>
      <w:r w:rsidRPr="00E462F1">
        <w:rPr>
          <w:rFonts w:ascii="Palatino Linotype" w:hAnsi="Palatino Linotype"/>
          <w:sz w:val="20"/>
          <w:szCs w:val="20"/>
          <w:lang w:val="pt-BR"/>
        </w:rPr>
        <w:t xml:space="preserve"> de imagens </w:t>
      </w:r>
      <w:r w:rsidR="00CC3DC7">
        <w:rPr>
          <w:rFonts w:ascii="Palatino Linotype" w:hAnsi="Palatino Linotype"/>
          <w:sz w:val="20"/>
          <w:szCs w:val="20"/>
          <w:lang w:val="pt-BR"/>
        </w:rPr>
        <w:t>mé</w:t>
      </w:r>
      <w:r w:rsidR="00C7661D" w:rsidRPr="00E462F1">
        <w:rPr>
          <w:rFonts w:ascii="Palatino Linotype" w:hAnsi="Palatino Linotype"/>
          <w:sz w:val="20"/>
          <w:szCs w:val="20"/>
          <w:lang w:val="pt-BR"/>
        </w:rPr>
        <w:t>dicas</w:t>
      </w:r>
      <w:r w:rsidRPr="00E462F1">
        <w:rPr>
          <w:rFonts w:ascii="Palatino Linotype" w:hAnsi="Palatino Linotype"/>
          <w:sz w:val="20"/>
          <w:szCs w:val="20"/>
          <w:lang w:val="pt-BR"/>
        </w:rPr>
        <w:t xml:space="preserve">. </w:t>
      </w:r>
      <w:r w:rsidR="00CC3DC7">
        <w:rPr>
          <w:rFonts w:ascii="Palatino Linotype" w:hAnsi="Palatino Linotype"/>
          <w:sz w:val="20"/>
          <w:szCs w:val="20"/>
          <w:lang w:val="pt-BR"/>
        </w:rPr>
        <w:t>Vários são os desafios neste projeto, entre eles a própria captura de imagens com resolução temporal suficiente para caracterizar a dinâmica articulatória, a captura do áudio da fala, que precisará ser processada para suprimir os ruídos inerentes da sequencia de aquisição de imagens RM, e a segmentação e identificação do trato vocal</w:t>
      </w:r>
      <w:r w:rsidR="00F50008">
        <w:rPr>
          <w:rFonts w:ascii="Palatino Linotype" w:hAnsi="Palatino Linotype"/>
          <w:sz w:val="20"/>
          <w:szCs w:val="20"/>
          <w:lang w:val="pt-BR"/>
        </w:rPr>
        <w:t xml:space="preserve"> </w:t>
      </w:r>
      <w:r w:rsidR="00F50008" w:rsidRPr="00F50008">
        <w:rPr>
          <w:rFonts w:ascii="Palatino Linotype" w:hAnsi="Palatino Linotype"/>
          <w:b/>
          <w:sz w:val="20"/>
          <w:szCs w:val="20"/>
          <w:lang w:val="pt-BR"/>
        </w:rPr>
        <w:t>(</w:t>
      </w:r>
      <w:r w:rsidR="008B642C">
        <w:rPr>
          <w:rFonts w:ascii="Palatino Linotype" w:hAnsi="Palatino Linotype"/>
          <w:b/>
          <w:sz w:val="20"/>
          <w:szCs w:val="20"/>
          <w:lang w:val="pt-BR"/>
        </w:rPr>
        <w:t>Fig. 4</w:t>
      </w:r>
      <w:r w:rsidR="00F50008" w:rsidRPr="00F50008">
        <w:rPr>
          <w:rFonts w:ascii="Palatino Linotype" w:hAnsi="Palatino Linotype"/>
          <w:b/>
          <w:sz w:val="20"/>
          <w:szCs w:val="20"/>
          <w:lang w:val="pt-BR"/>
        </w:rPr>
        <w:t>)</w:t>
      </w:r>
      <w:r w:rsidR="00CC3DC7">
        <w:rPr>
          <w:rFonts w:ascii="Palatino Linotype" w:hAnsi="Palatino Linotype"/>
          <w:sz w:val="20"/>
          <w:szCs w:val="20"/>
          <w:lang w:val="pt-BR"/>
        </w:rPr>
        <w:t xml:space="preserve">. </w:t>
      </w:r>
    </w:p>
    <w:p w14:paraId="13B0D8CF" w14:textId="74303C9D" w:rsidR="00F97773" w:rsidRDefault="004E74E1" w:rsidP="00A6252B">
      <w:pPr>
        <w:widowControl w:val="0"/>
        <w:autoSpaceDE w:val="0"/>
        <w:autoSpaceDN w:val="0"/>
        <w:adjustRightInd w:val="0"/>
        <w:spacing w:after="240" w:line="276" w:lineRule="auto"/>
        <w:jc w:val="both"/>
        <w:rPr>
          <w:rFonts w:ascii="Palatino Linotype" w:hAnsi="Palatino Linotype"/>
          <w:sz w:val="20"/>
          <w:szCs w:val="20"/>
          <w:lang w:val="pt-BR"/>
        </w:rPr>
      </w:pPr>
      <w:r>
        <w:rPr>
          <w:rFonts w:ascii="Times" w:hAnsi="Times" w:cs="Times"/>
          <w:noProof/>
        </w:rPr>
        <mc:AlternateContent>
          <mc:Choice Requires="wpg">
            <w:drawing>
              <wp:anchor distT="0" distB="0" distL="114300" distR="114300" simplePos="0" relativeHeight="251676672" behindDoc="0" locked="0" layoutInCell="1" allowOverlap="1" wp14:anchorId="1A53ECBF" wp14:editId="184742FD">
                <wp:simplePos x="0" y="0"/>
                <wp:positionH relativeFrom="column">
                  <wp:posOffset>111760</wp:posOffset>
                </wp:positionH>
                <wp:positionV relativeFrom="paragraph">
                  <wp:posOffset>0</wp:posOffset>
                </wp:positionV>
                <wp:extent cx="5031740" cy="1371600"/>
                <wp:effectExtent l="0" t="0" r="0" b="0"/>
                <wp:wrapSquare wrapText="bothSides"/>
                <wp:docPr id="21" name="Group 21"/>
                <wp:cNvGraphicFramePr/>
                <a:graphic xmlns:a="http://schemas.openxmlformats.org/drawingml/2006/main">
                  <a:graphicData uri="http://schemas.microsoft.com/office/word/2010/wordprocessingGroup">
                    <wpg:wgp>
                      <wpg:cNvGrpSpPr/>
                      <wpg:grpSpPr>
                        <a:xfrm>
                          <a:off x="0" y="0"/>
                          <a:ext cx="5031740" cy="1371600"/>
                          <a:chOff x="0" y="0"/>
                          <a:chExt cx="5138420" cy="1371600"/>
                        </a:xfrm>
                      </wpg:grpSpPr>
                      <pic:pic xmlns:pic="http://schemas.openxmlformats.org/drawingml/2006/picture">
                        <pic:nvPicPr>
                          <pic:cNvPr id="29" name="Picture 2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31" name="Picture 3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252220" y="0"/>
                            <a:ext cx="1371600" cy="137160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33" name="Picture 33"/>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509520" y="0"/>
                            <a:ext cx="1371600" cy="137160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35" name="Picture 35"/>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766820" y="0"/>
                            <a:ext cx="1371600" cy="1371600"/>
                          </a:xfrm>
                          <a:prstGeom prst="rect">
                            <a:avLst/>
                          </a:prstGeom>
                          <a:noFill/>
                          <a:ln>
                            <a:noFill/>
                          </a:ln>
                          <a:extLst>
                            <a:ext uri="{FAA26D3D-D897-4be2-8F04-BA451C77F1D7}">
                              <ma14:placeholderFlag xmlns:ma14="http://schemas.microsoft.com/office/mac/drawingml/2011/main"/>
                            </a:ext>
                          </a:extLst>
                        </pic:spPr>
                      </pic:pic>
                    </wpg:wgp>
                  </a:graphicData>
                </a:graphic>
                <wp14:sizeRelH relativeFrom="margin">
                  <wp14:pctWidth>0</wp14:pctWidth>
                </wp14:sizeRelH>
              </wp:anchor>
            </w:drawing>
          </mc:Choice>
          <mc:Fallback>
            <w:pict>
              <v:group id="Group 21" o:spid="_x0000_s1026" style="position:absolute;margin-left:8.8pt;margin-top:0;width:396.2pt;height:108pt;z-index:251676672;mso-width-relative:margin" coordsize="5138420,137160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">
                <v:shape id="Picture 29" o:spid="_x0000_s1027" type="#_x0000_t75" style="position:absolute;width:13716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sq&#10;7UjEAAAA2wAAAA8AAABkcnMvZG93bnJldi54bWxEj0FrAjEUhO8F/0N4ghep2YpY3RqlCooFL257&#10;6PGxeSaLm5dlE3X990Yo9DjMzDfMYtW5WlypDZVnBW+jDARx6XXFRsHP9/Z1BiJEZI21Z1JwpwCr&#10;Ze9lgbn2Nz7StYhGJAiHHBXYGJtcylBachhGviFO3sm3DmOSrZG6xVuCu1qOs2wqHVacFiw2tLFU&#10;nouLUzCZzA+/w92xftf2q3JdYWZhbZQa9LvPDxCRuvgf/mvvtYLxHJ5f0g+Qyw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sq7UjEAAAA2wAAAA8AAAAAAAAAAAAAAAAAnAIA&#10;AGRycy9kb3ducmV2LnhtbFBLBQYAAAAABAAEAPcAAACNAwAAAAA=&#10;">
                  <v:imagedata r:id="rId27" o:title=""/>
                  <v:path arrowok="t"/>
                </v:shape>
                <v:shape id="Picture 31" o:spid="_x0000_s1028" type="#_x0000_t75" style="position:absolute;left:1252220;width:13716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Qo&#10;ri3DAAAA2wAAAA8AAABkcnMvZG93bnJldi54bWxEj0FLw0AUhO+C/2F5gje7qYJo2m0pghjwIKai&#10;PT6yr8nS7Nuwb03Sf+8KgsdhZr5h1tvZ92qkKC6wgeWiAEXcBOu4NfCxf755ACUJ2WIfmAycSWC7&#10;ubxYY2nDxO801qlVGcJSooEupaHUWpqOPMoiDMTZO4boMWUZW20jThnue31bFPfao+O80OFATx01&#10;p/rbZ0r4nOQs8voS4qn6emvrx4NzxlxfzbsVqERz+g//tStr4G4Jv1/yD9Cb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CiuLcMAAADbAAAADwAAAAAAAAAAAAAAAACcAgAA&#10;ZHJzL2Rvd25yZXYueG1sUEsFBgAAAAAEAAQA9wAAAIwDAAAAAA==&#10;">
                  <v:imagedata r:id="rId28" o:title=""/>
                  <v:path arrowok="t"/>
                </v:shape>
                <v:shape id="Picture 33" o:spid="_x0000_s1029" type="#_x0000_t75" style="position:absolute;left:2509520;width:13716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tS&#10;wXrCAAAA2wAAAA8AAABkcnMvZG93bnJldi54bWxEj92KwjAUhO8XfIdwBG9EUy2IVKPoLuKCKP49&#10;wKE5/cHmpDRR69tvBGEvh5n5hpkvW1OJBzWutKxgNIxAEKdWl5wruF42gykI55E1VpZJwYscLBed&#10;rzkm2j75RI+zz0WAsEtQQeF9nUjp0oIMuqGtiYOX2cagD7LJpW7wGeCmkuMomkiDJYeFAmv6Lii9&#10;ne9GQbav18fdT9bK/na02h9cnFV9VqrXbVczEJ5a/x/+tH+1gjiG95fwA+TiD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LUsF6wgAAANsAAAAPAAAAAAAAAAAAAAAAAJwCAABk&#10;cnMvZG93bnJldi54bWxQSwUGAAAAAAQABAD3AAAAiwMAAAAA&#10;">
                  <v:imagedata r:id="rId29" o:title=""/>
                  <v:path arrowok="t"/>
                </v:shape>
                <v:shape id="Picture 35" o:spid="_x0000_s1030" type="#_x0000_t75" style="position:absolute;left:3766820;width:13716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eh&#10;Wo7FAAAA2wAAAA8AAABkcnMvZG93bnJldi54bWxEj0FrwkAUhO8F/8PyhN7qxpZaiVlFSlsKItgo&#10;nh/ZZxLNvl2yG0399a5Q6HGYmW+YbNGbRpyp9bVlBeNRAoK4sLrmUsFu+/k0BeEDssbGMin4JQ+L&#10;+eAhw1TbC//QOQ+liBD2KSqoQnCplL6oyKAfWUccvYNtDYYo21LqFi8Rbhr5nCQTabDmuFCho/eK&#10;ilPeGQWrq/tym91anz4m9jju9iuvl29KPQ775QxEoD78h//a31rByyvcv8QfIOc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XoVqOxQAAANsAAAAPAAAAAAAAAAAAAAAAAJwC&#10;AABkcnMvZG93bnJldi54bWxQSwUGAAAAAAQABAD3AAAAjgMAAAAA&#10;">
                  <v:imagedata r:id="rId30" o:title=""/>
                  <v:path arrowok="t"/>
                </v:shape>
                <w10:wrap type="square"/>
              </v:group>
            </w:pict>
          </mc:Fallback>
        </mc:AlternateContent>
      </w:r>
      <w:r>
        <w:rPr>
          <w:noProof/>
        </w:rPr>
        <mc:AlternateContent>
          <mc:Choice Requires="wps">
            <w:drawing>
              <wp:anchor distT="0" distB="0" distL="114300" distR="114300" simplePos="0" relativeHeight="251678720" behindDoc="0" locked="0" layoutInCell="1" allowOverlap="1" wp14:anchorId="6C7033B2" wp14:editId="7D599048">
                <wp:simplePos x="0" y="0"/>
                <wp:positionH relativeFrom="column">
                  <wp:posOffset>5080</wp:posOffset>
                </wp:positionH>
                <wp:positionV relativeFrom="paragraph">
                  <wp:posOffset>1428750</wp:posOffset>
                </wp:positionV>
                <wp:extent cx="5252720" cy="389255"/>
                <wp:effectExtent l="0" t="0" r="5080" b="0"/>
                <wp:wrapSquare wrapText="bothSides"/>
                <wp:docPr id="23" name="Text Box 23"/>
                <wp:cNvGraphicFramePr/>
                <a:graphic xmlns:a="http://schemas.openxmlformats.org/drawingml/2006/main">
                  <a:graphicData uri="http://schemas.microsoft.com/office/word/2010/wordprocessingShape">
                    <wps:wsp>
                      <wps:cNvSpPr txBox="1"/>
                      <wps:spPr>
                        <a:xfrm>
                          <a:off x="0" y="0"/>
                          <a:ext cx="5252720" cy="3892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BE8718E" w14:textId="5D16D426" w:rsidR="008133AD" w:rsidRPr="004E74E1" w:rsidRDefault="008133AD" w:rsidP="00EE5968">
                            <w:pPr>
                              <w:pStyle w:val="Caption"/>
                              <w:jc w:val="both"/>
                              <w:rPr>
                                <w:rFonts w:ascii="Arial Narrow" w:hAnsi="Arial Narrow"/>
                                <w:color w:val="auto"/>
                                <w:lang w:val="pt-BR"/>
                              </w:rPr>
                            </w:pPr>
                            <w:r w:rsidRPr="004E74E1">
                              <w:rPr>
                                <w:rFonts w:ascii="Arial Narrow" w:hAnsi="Arial Narrow"/>
                                <w:color w:val="auto"/>
                                <w:lang w:val="pt-BR"/>
                              </w:rPr>
                              <w:t xml:space="preserve">Figura </w:t>
                            </w:r>
                            <w:r w:rsidRPr="004E74E1">
                              <w:rPr>
                                <w:rFonts w:ascii="Arial Narrow" w:hAnsi="Arial Narrow"/>
                                <w:color w:val="auto"/>
                                <w:lang w:val="pt-BR"/>
                              </w:rPr>
                              <w:fldChar w:fldCharType="begin"/>
                            </w:r>
                            <w:r w:rsidRPr="004E74E1">
                              <w:rPr>
                                <w:rFonts w:ascii="Arial Narrow" w:hAnsi="Arial Narrow"/>
                                <w:color w:val="auto"/>
                                <w:lang w:val="pt-BR"/>
                              </w:rPr>
                              <w:instrText xml:space="preserve"> SEQ Figura \* ARABIC </w:instrText>
                            </w:r>
                            <w:r w:rsidRPr="004E74E1">
                              <w:rPr>
                                <w:rFonts w:ascii="Arial Narrow" w:hAnsi="Arial Narrow"/>
                                <w:color w:val="auto"/>
                                <w:lang w:val="pt-BR"/>
                              </w:rPr>
                              <w:fldChar w:fldCharType="separate"/>
                            </w:r>
                            <w:r>
                              <w:rPr>
                                <w:rFonts w:ascii="Arial Narrow" w:hAnsi="Arial Narrow"/>
                                <w:noProof/>
                                <w:color w:val="auto"/>
                                <w:lang w:val="pt-BR"/>
                              </w:rPr>
                              <w:t>5</w:t>
                            </w:r>
                            <w:r w:rsidRPr="004E74E1">
                              <w:rPr>
                                <w:rFonts w:ascii="Arial Narrow" w:hAnsi="Arial Narrow"/>
                                <w:color w:val="auto"/>
                                <w:lang w:val="pt-BR"/>
                              </w:rPr>
                              <w:fldChar w:fldCharType="end"/>
                            </w:r>
                            <w:r w:rsidRPr="004E74E1">
                              <w:rPr>
                                <w:rFonts w:ascii="Arial Narrow" w:hAnsi="Arial Narrow"/>
                                <w:color w:val="auto"/>
                                <w:lang w:val="pt-BR"/>
                              </w:rPr>
                              <w:t xml:space="preserve">. </w:t>
                            </w:r>
                            <w:r>
                              <w:rPr>
                                <w:rFonts w:ascii="Arial Narrow" w:hAnsi="Arial Narrow"/>
                                <w:b w:val="0"/>
                                <w:color w:val="auto"/>
                                <w:lang w:val="pt-BR"/>
                              </w:rPr>
                              <w:t>Rastreamento do trato vocal ao</w:t>
                            </w:r>
                            <w:r w:rsidRPr="004E74E1">
                              <w:rPr>
                                <w:rFonts w:ascii="Arial Narrow" w:hAnsi="Arial Narrow"/>
                                <w:b w:val="0"/>
                                <w:color w:val="auto"/>
                                <w:lang w:val="pt-BR"/>
                              </w:rPr>
                              <w:t xml:space="preserve"> longo de vários</w:t>
                            </w:r>
                            <w:r>
                              <w:rPr>
                                <w:rFonts w:ascii="Arial Narrow" w:hAnsi="Arial Narrow"/>
                                <w:b w:val="0"/>
                                <w:color w:val="auto"/>
                                <w:lang w:val="pt-BR"/>
                              </w:rPr>
                              <w:t xml:space="preserve"> quadros, sobreposto aos resultados da  identificação automática dos articuladores  ilustrados em diferentes 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3" o:spid="_x0000_s1030" type="#_x0000_t202" style="position:absolute;left:0;text-align:left;margin-left:.4pt;margin-top:112.5pt;width:413.6pt;height:30.6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&#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" stroked="f">
                <v:textbox style="mso-fit-shape-to-text:t" inset="0,0,0,0">
                  <w:txbxContent>
                    <w:p w14:paraId="3BE8718E" w14:textId="5D16D426" w:rsidR="00261AD3" w:rsidRPr="004E74E1" w:rsidRDefault="00261AD3" w:rsidP="00EE5968">
                      <w:pPr>
                        <w:pStyle w:val="Caption"/>
                        <w:jc w:val="both"/>
                        <w:rPr>
                          <w:rFonts w:ascii="Arial Narrow" w:hAnsi="Arial Narrow"/>
                          <w:color w:val="auto"/>
                          <w:lang w:val="pt-BR"/>
                        </w:rPr>
                      </w:pPr>
                      <w:r w:rsidRPr="004E74E1">
                        <w:rPr>
                          <w:rFonts w:ascii="Arial Narrow" w:hAnsi="Arial Narrow"/>
                          <w:color w:val="auto"/>
                          <w:lang w:val="pt-BR"/>
                        </w:rPr>
                        <w:t xml:space="preserve">Figura </w:t>
                      </w:r>
                      <w:r w:rsidRPr="004E74E1">
                        <w:rPr>
                          <w:rFonts w:ascii="Arial Narrow" w:hAnsi="Arial Narrow"/>
                          <w:color w:val="auto"/>
                          <w:lang w:val="pt-BR"/>
                        </w:rPr>
                        <w:fldChar w:fldCharType="begin"/>
                      </w:r>
                      <w:r w:rsidRPr="004E74E1">
                        <w:rPr>
                          <w:rFonts w:ascii="Arial Narrow" w:hAnsi="Arial Narrow"/>
                          <w:color w:val="auto"/>
                          <w:lang w:val="pt-BR"/>
                        </w:rPr>
                        <w:instrText xml:space="preserve"> SEQ Figura \* ARABIC </w:instrText>
                      </w:r>
                      <w:r w:rsidRPr="004E74E1">
                        <w:rPr>
                          <w:rFonts w:ascii="Arial Narrow" w:hAnsi="Arial Narrow"/>
                          <w:color w:val="auto"/>
                          <w:lang w:val="pt-BR"/>
                        </w:rPr>
                        <w:fldChar w:fldCharType="separate"/>
                      </w:r>
                      <w:r>
                        <w:rPr>
                          <w:rFonts w:ascii="Arial Narrow" w:hAnsi="Arial Narrow"/>
                          <w:noProof/>
                          <w:color w:val="auto"/>
                          <w:lang w:val="pt-BR"/>
                        </w:rPr>
                        <w:t>5</w:t>
                      </w:r>
                      <w:r w:rsidRPr="004E74E1">
                        <w:rPr>
                          <w:rFonts w:ascii="Arial Narrow" w:hAnsi="Arial Narrow"/>
                          <w:color w:val="auto"/>
                          <w:lang w:val="pt-BR"/>
                        </w:rPr>
                        <w:fldChar w:fldCharType="end"/>
                      </w:r>
                      <w:r w:rsidRPr="004E74E1">
                        <w:rPr>
                          <w:rFonts w:ascii="Arial Narrow" w:hAnsi="Arial Narrow"/>
                          <w:color w:val="auto"/>
                          <w:lang w:val="pt-BR"/>
                        </w:rPr>
                        <w:t xml:space="preserve">. </w:t>
                      </w:r>
                      <w:r>
                        <w:rPr>
                          <w:rFonts w:ascii="Arial Narrow" w:hAnsi="Arial Narrow"/>
                          <w:b w:val="0"/>
                          <w:color w:val="auto"/>
                          <w:lang w:val="pt-BR"/>
                        </w:rPr>
                        <w:t>Rastreamento do trato vocal ao</w:t>
                      </w:r>
                      <w:r w:rsidRPr="004E74E1">
                        <w:rPr>
                          <w:rFonts w:ascii="Arial Narrow" w:hAnsi="Arial Narrow"/>
                          <w:b w:val="0"/>
                          <w:color w:val="auto"/>
                          <w:lang w:val="pt-BR"/>
                        </w:rPr>
                        <w:t xml:space="preserve"> longo de vários</w:t>
                      </w:r>
                      <w:r>
                        <w:rPr>
                          <w:rFonts w:ascii="Arial Narrow" w:hAnsi="Arial Narrow"/>
                          <w:b w:val="0"/>
                          <w:color w:val="auto"/>
                          <w:lang w:val="pt-BR"/>
                        </w:rPr>
                        <w:t xml:space="preserve"> quadros, sobreposto aos resultados da  identificação automática dos articuladores  ilustrados em diferentes cores.</w:t>
                      </w:r>
                    </w:p>
                  </w:txbxContent>
                </v:textbox>
                <w10:wrap type="square"/>
              </v:shape>
            </w:pict>
          </mc:Fallback>
        </mc:AlternateContent>
      </w:r>
      <w:r w:rsidR="00CC3DC7">
        <w:rPr>
          <w:rFonts w:ascii="Palatino Linotype" w:hAnsi="Palatino Linotype"/>
          <w:sz w:val="20"/>
          <w:szCs w:val="20"/>
          <w:lang w:val="pt-BR"/>
        </w:rPr>
        <w:t xml:space="preserve">O aluno Rafael Sampaio, mestrando, já qualificado, </w:t>
      </w:r>
      <w:r w:rsidR="00F50008">
        <w:rPr>
          <w:rFonts w:ascii="Palatino Linotype" w:hAnsi="Palatino Linotype"/>
          <w:sz w:val="20"/>
          <w:szCs w:val="20"/>
          <w:lang w:val="pt-BR"/>
        </w:rPr>
        <w:t>e que trabalha na etapa de rastreamento do trato vocal ao longo do tempo, tem utilizado a técnica de contornos ativos para tal objetivo, porém formuladas como evolução de curvas de nível, de forma análoga à propagação de ondas geométricas, conforme descrito anteriormente</w:t>
      </w:r>
      <w:r w:rsidR="008B642C">
        <w:rPr>
          <w:rFonts w:ascii="Palatino Linotype" w:hAnsi="Palatino Linotype"/>
          <w:sz w:val="20"/>
          <w:szCs w:val="20"/>
          <w:lang w:val="pt-BR"/>
        </w:rPr>
        <w:t xml:space="preserve"> (</w:t>
      </w:r>
      <w:r w:rsidR="008B642C" w:rsidRPr="008B642C">
        <w:rPr>
          <w:rFonts w:ascii="Palatino Linotype" w:hAnsi="Palatino Linotype"/>
          <w:b/>
          <w:sz w:val="20"/>
          <w:szCs w:val="20"/>
          <w:lang w:val="pt-BR"/>
        </w:rPr>
        <w:t>Fig. 5</w:t>
      </w:r>
      <w:r w:rsidR="008B642C">
        <w:rPr>
          <w:rFonts w:ascii="Palatino Linotype" w:hAnsi="Palatino Linotype"/>
          <w:sz w:val="20"/>
          <w:szCs w:val="20"/>
          <w:lang w:val="pt-BR"/>
        </w:rPr>
        <w:t>)</w:t>
      </w:r>
      <w:r w:rsidR="00F50008">
        <w:rPr>
          <w:rFonts w:ascii="Palatino Linotype" w:hAnsi="Palatino Linotype"/>
          <w:sz w:val="20"/>
          <w:szCs w:val="20"/>
          <w:lang w:val="pt-BR"/>
        </w:rPr>
        <w:t xml:space="preserve">. </w:t>
      </w:r>
      <w:r w:rsidR="00F50008" w:rsidRPr="00E462F1">
        <w:rPr>
          <w:rFonts w:ascii="Palatino Linotype" w:hAnsi="Palatino Linotype"/>
          <w:sz w:val="20"/>
          <w:szCs w:val="20"/>
          <w:lang w:val="pt-BR"/>
        </w:rPr>
        <w:t>O produto final deste esforço em conjunto possibilitará o manejo adequado e a reabilitação de crianças com déficits de comunicação oral, reduzindo os custos associados com saúde e educação.</w:t>
      </w:r>
    </w:p>
    <w:p w14:paraId="1BD3B218" w14:textId="40DE157E" w:rsidR="00FC5BA9" w:rsidRDefault="00FC5BA9" w:rsidP="00FC5BA9">
      <w:pPr>
        <w:pStyle w:val="Memorial-Style"/>
        <w:numPr>
          <w:ilvl w:val="0"/>
          <w:numId w:val="1"/>
        </w:numPr>
        <w:ind w:left="431" w:hanging="431"/>
        <w:rPr>
          <w:szCs w:val="24"/>
        </w:rPr>
      </w:pPr>
      <w:bookmarkStart w:id="89" w:name="_Toc334106630"/>
      <w:r>
        <w:rPr>
          <w:szCs w:val="24"/>
        </w:rPr>
        <w:t>Discussã</w:t>
      </w:r>
      <w:r w:rsidR="00352654">
        <w:rPr>
          <w:szCs w:val="24"/>
        </w:rPr>
        <w:t>o e p</w:t>
      </w:r>
      <w:r>
        <w:rPr>
          <w:szCs w:val="24"/>
        </w:rPr>
        <w:t>erspectivas</w:t>
      </w:r>
      <w:bookmarkEnd w:id="89"/>
    </w:p>
    <w:p w14:paraId="3E9CFCAE" w14:textId="083AFF7D" w:rsidR="00F919C3" w:rsidRDefault="00F919C3">
      <w:pPr>
        <w:rPr>
          <w:rFonts w:ascii="Palatino Linotype" w:hAnsi="Palatino Linotype"/>
          <w:sz w:val="20"/>
          <w:szCs w:val="20"/>
          <w:lang w:val="pt-BR"/>
        </w:rPr>
      </w:pPr>
      <w:r>
        <w:rPr>
          <w:rFonts w:ascii="Palatino Linotype" w:hAnsi="Palatino Linotype"/>
          <w:sz w:val="20"/>
          <w:szCs w:val="20"/>
          <w:lang w:val="pt-BR"/>
        </w:rPr>
        <w:br w:type="page"/>
      </w:r>
    </w:p>
    <w:p w14:paraId="65F03E38" w14:textId="074F269B" w:rsidR="00F919C3" w:rsidRDefault="00F919C3" w:rsidP="00F919C3">
      <w:pPr>
        <w:pStyle w:val="Memorial-Style"/>
        <w:rPr>
          <w:szCs w:val="24"/>
        </w:rPr>
      </w:pPr>
      <w:bookmarkStart w:id="90" w:name="_Toc334106631"/>
      <w:r>
        <w:rPr>
          <w:szCs w:val="24"/>
        </w:rPr>
        <w:t>Referências</w:t>
      </w:r>
      <w:bookmarkEnd w:id="90"/>
    </w:p>
    <w:p w14:paraId="1A828717" w14:textId="77777777" w:rsidR="001D731C" w:rsidRDefault="00B90373" w:rsidP="00F43507">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sidRPr="005A5F92">
        <w:rPr>
          <w:rFonts w:ascii="Palatino Linotype" w:hAnsi="Palatino Linotype"/>
          <w:b/>
          <w:sz w:val="20"/>
          <w:szCs w:val="20"/>
          <w:lang w:val="pt-BR"/>
        </w:rPr>
        <w:t>Jackowski</w:t>
      </w:r>
      <w:proofErr w:type="spellEnd"/>
      <w:r w:rsidRPr="005A5F92">
        <w:rPr>
          <w:rFonts w:ascii="Palatino Linotype" w:hAnsi="Palatino Linotype"/>
          <w:b/>
          <w:sz w:val="20"/>
          <w:szCs w:val="20"/>
          <w:lang w:val="pt-BR"/>
        </w:rPr>
        <w:t>, M.</w:t>
      </w:r>
      <w:r>
        <w:rPr>
          <w:rFonts w:ascii="Palatino Linotype" w:hAnsi="Palatino Linotype"/>
          <w:sz w:val="20"/>
          <w:szCs w:val="20"/>
          <w:lang w:val="pt-BR"/>
        </w:rPr>
        <w:t xml:space="preserve"> ; </w:t>
      </w:r>
      <w:proofErr w:type="spellStart"/>
      <w:r>
        <w:rPr>
          <w:rFonts w:ascii="Palatino Linotype" w:hAnsi="Palatino Linotype"/>
          <w:sz w:val="20"/>
          <w:szCs w:val="20"/>
          <w:lang w:val="pt-BR"/>
        </w:rPr>
        <w:t>Kao</w:t>
      </w:r>
      <w:proofErr w:type="spellEnd"/>
      <w:r>
        <w:rPr>
          <w:rFonts w:ascii="Palatino Linotype" w:hAnsi="Palatino Linotype"/>
          <w:sz w:val="20"/>
          <w:szCs w:val="20"/>
          <w:lang w:val="pt-BR"/>
        </w:rPr>
        <w:t xml:space="preserve">, C. Y. ; </w:t>
      </w:r>
      <w:proofErr w:type="spellStart"/>
      <w:r>
        <w:rPr>
          <w:rFonts w:ascii="Palatino Linotype" w:hAnsi="Palatino Linotype"/>
          <w:sz w:val="20"/>
          <w:szCs w:val="20"/>
          <w:lang w:val="pt-BR"/>
        </w:rPr>
        <w:t>Qiu</w:t>
      </w:r>
      <w:proofErr w:type="spellEnd"/>
      <w:r>
        <w:rPr>
          <w:rFonts w:ascii="Palatino Linotype" w:hAnsi="Palatino Linotype"/>
          <w:sz w:val="20"/>
          <w:szCs w:val="20"/>
          <w:lang w:val="pt-BR"/>
        </w:rPr>
        <w:t>, M.</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Constable</w:t>
      </w:r>
      <w:proofErr w:type="spellEnd"/>
      <w:r w:rsidRPr="00667B6D">
        <w:rPr>
          <w:rFonts w:ascii="Palatino Linotype" w:hAnsi="Palatino Linotype"/>
          <w:sz w:val="20"/>
          <w:szCs w:val="20"/>
          <w:lang w:val="pt-BR"/>
        </w:rPr>
        <w:t>, R</w:t>
      </w:r>
      <w:r>
        <w:rPr>
          <w:rFonts w:ascii="Palatino Linotype" w:hAnsi="Palatino Linotype"/>
          <w:sz w:val="20"/>
          <w:szCs w:val="20"/>
          <w:lang w:val="pt-BR"/>
        </w:rPr>
        <w:t>.</w:t>
      </w:r>
      <w:r w:rsidRPr="00667B6D">
        <w:rPr>
          <w:rFonts w:ascii="Palatino Linotype" w:hAnsi="Palatino Linotype"/>
          <w:sz w:val="20"/>
          <w:szCs w:val="20"/>
          <w:lang w:val="pt-BR"/>
        </w:rPr>
        <w:t xml:space="preserve"> T</w:t>
      </w:r>
      <w:r>
        <w:rPr>
          <w:rFonts w:ascii="Palatino Linotype" w:hAnsi="Palatino Linotype"/>
          <w:sz w:val="20"/>
          <w:szCs w:val="20"/>
          <w:lang w:val="pt-BR"/>
        </w:rPr>
        <w:t>.</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Staib</w:t>
      </w:r>
      <w:proofErr w:type="spellEnd"/>
      <w:r w:rsidRPr="00667B6D">
        <w:rPr>
          <w:rFonts w:ascii="Palatino Linotype" w:hAnsi="Palatino Linotype"/>
          <w:sz w:val="20"/>
          <w:szCs w:val="20"/>
          <w:lang w:val="pt-BR"/>
        </w:rPr>
        <w:t xml:space="preserve">, L. H. White </w:t>
      </w:r>
      <w:proofErr w:type="spellStart"/>
      <w:r w:rsidRPr="00667B6D">
        <w:rPr>
          <w:rFonts w:ascii="Palatino Linotype" w:hAnsi="Palatino Linotype"/>
          <w:sz w:val="20"/>
          <w:szCs w:val="20"/>
          <w:lang w:val="pt-BR"/>
        </w:rPr>
        <w:t>Matter</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Tractography</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by</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Anisotropic</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Wavefront</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Evolution</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and</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Diffusion</w:t>
      </w:r>
      <w:proofErr w:type="spellEnd"/>
      <w:r w:rsidRPr="00667B6D">
        <w:rPr>
          <w:rFonts w:ascii="Palatino Linotype" w:hAnsi="Palatino Linotype"/>
          <w:sz w:val="20"/>
          <w:szCs w:val="20"/>
          <w:lang w:val="pt-BR"/>
        </w:rPr>
        <w:t xml:space="preserve"> Tensor </w:t>
      </w:r>
      <w:proofErr w:type="spellStart"/>
      <w:r w:rsidRPr="00667B6D">
        <w:rPr>
          <w:rFonts w:ascii="Palatino Linotype" w:hAnsi="Palatino Linotype"/>
          <w:sz w:val="20"/>
          <w:szCs w:val="20"/>
          <w:lang w:val="pt-BR"/>
        </w:rPr>
        <w:t>Imaging</w:t>
      </w:r>
      <w:proofErr w:type="spellEnd"/>
      <w:r w:rsidRPr="00667B6D">
        <w:rPr>
          <w:rFonts w:ascii="Palatino Linotype" w:hAnsi="Palatino Linotype"/>
          <w:sz w:val="20"/>
          <w:szCs w:val="20"/>
          <w:lang w:val="pt-BR"/>
        </w:rPr>
        <w:t>.</w:t>
      </w:r>
      <w:r>
        <w:rPr>
          <w:rFonts w:ascii="Palatino Linotype" w:hAnsi="Palatino Linotype"/>
          <w:sz w:val="20"/>
          <w:szCs w:val="20"/>
          <w:lang w:val="pt-BR"/>
        </w:rPr>
        <w:t xml:space="preserve"> </w:t>
      </w:r>
      <w:r w:rsidRPr="005A5F92">
        <w:rPr>
          <w:rFonts w:ascii="Palatino Linotype" w:hAnsi="Palatino Linotype"/>
          <w:i/>
          <w:sz w:val="20"/>
          <w:szCs w:val="20"/>
          <w:lang w:val="pt-BR"/>
        </w:rPr>
        <w:t xml:space="preserve">Medical </w:t>
      </w:r>
      <w:proofErr w:type="spellStart"/>
      <w:r w:rsidRPr="005A5F92">
        <w:rPr>
          <w:rFonts w:ascii="Palatino Linotype" w:hAnsi="Palatino Linotype"/>
          <w:i/>
          <w:sz w:val="20"/>
          <w:szCs w:val="20"/>
          <w:lang w:val="pt-BR"/>
        </w:rPr>
        <w:t>Image</w:t>
      </w:r>
      <w:proofErr w:type="spellEnd"/>
      <w:r w:rsidRPr="005A5F92">
        <w:rPr>
          <w:rFonts w:ascii="Palatino Linotype" w:hAnsi="Palatino Linotype"/>
          <w:i/>
          <w:sz w:val="20"/>
          <w:szCs w:val="20"/>
          <w:lang w:val="pt-BR"/>
        </w:rPr>
        <w:t xml:space="preserve"> </w:t>
      </w:r>
      <w:proofErr w:type="spellStart"/>
      <w:r w:rsidRPr="005A5F92">
        <w:rPr>
          <w:rFonts w:ascii="Palatino Linotype" w:hAnsi="Palatino Linotype"/>
          <w:i/>
          <w:sz w:val="20"/>
          <w:szCs w:val="20"/>
          <w:lang w:val="pt-BR"/>
        </w:rPr>
        <w:t>Analysis</w:t>
      </w:r>
      <w:proofErr w:type="spellEnd"/>
      <w:r>
        <w:rPr>
          <w:rFonts w:ascii="Palatino Linotype" w:hAnsi="Palatino Linotype"/>
          <w:sz w:val="20"/>
          <w:szCs w:val="20"/>
          <w:lang w:val="pt-BR"/>
        </w:rPr>
        <w:t>, v. 9, n. 5, p. 427-440, 2005 (</w:t>
      </w:r>
      <w:r w:rsidRPr="001A4A92">
        <w:rPr>
          <w:rFonts w:ascii="Palatino Linotype" w:hAnsi="Palatino Linotype"/>
          <w:sz w:val="20"/>
          <w:szCs w:val="20"/>
          <w:u w:val="single"/>
          <w:lang w:val="pt-BR"/>
        </w:rPr>
        <w:t>DOI: 10.1016/j.media.2005.05.008</w:t>
      </w:r>
      <w:r>
        <w:rPr>
          <w:rFonts w:ascii="Palatino Linotype" w:hAnsi="Palatino Linotype"/>
          <w:sz w:val="20"/>
          <w:szCs w:val="20"/>
          <w:lang w:val="pt-BR"/>
        </w:rPr>
        <w:t>).</w:t>
      </w:r>
    </w:p>
    <w:p w14:paraId="3CA3AD92" w14:textId="77777777" w:rsidR="001D731C" w:rsidRDefault="001D731C" w:rsidP="00F43507">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Pr>
          <w:rFonts w:ascii="Palatino Linotype" w:hAnsi="Palatino Linotype"/>
          <w:sz w:val="20"/>
          <w:szCs w:val="20"/>
          <w:lang w:val="pt-BR"/>
        </w:rPr>
        <w:t>Zoghbi</w:t>
      </w:r>
      <w:proofErr w:type="spellEnd"/>
      <w:r>
        <w:rPr>
          <w:rFonts w:ascii="Palatino Linotype" w:hAnsi="Palatino Linotype"/>
          <w:sz w:val="20"/>
          <w:szCs w:val="20"/>
          <w:lang w:val="pt-BR"/>
        </w:rPr>
        <w:t>, J.</w:t>
      </w:r>
      <w:r w:rsidRPr="00AB3E6E">
        <w:rPr>
          <w:rFonts w:ascii="Palatino Linotype" w:hAnsi="Palatino Linotype"/>
          <w:sz w:val="20"/>
          <w:szCs w:val="20"/>
          <w:lang w:val="pt-BR"/>
        </w:rPr>
        <w:t xml:space="preserve"> M. </w:t>
      </w:r>
      <w:r>
        <w:rPr>
          <w:rFonts w:ascii="Palatino Linotype" w:hAnsi="Palatino Linotype"/>
          <w:sz w:val="20"/>
          <w:szCs w:val="20"/>
          <w:lang w:val="pt-BR"/>
        </w:rPr>
        <w:t xml:space="preserve">; Mamede, M. ; </w:t>
      </w:r>
      <w:proofErr w:type="spellStart"/>
      <w:r w:rsidRPr="00CF653C">
        <w:rPr>
          <w:rFonts w:ascii="Palatino Linotype" w:hAnsi="Palatino Linotype"/>
          <w:b/>
          <w:sz w:val="20"/>
          <w:szCs w:val="20"/>
          <w:lang w:val="pt-BR"/>
        </w:rPr>
        <w:t>Jackowski</w:t>
      </w:r>
      <w:proofErr w:type="spellEnd"/>
      <w:r w:rsidRPr="00CF653C">
        <w:rPr>
          <w:rFonts w:ascii="Palatino Linotype" w:hAnsi="Palatino Linotype"/>
          <w:b/>
          <w:sz w:val="20"/>
          <w:szCs w:val="20"/>
          <w:lang w:val="pt-BR"/>
        </w:rPr>
        <w:t>, M. P</w:t>
      </w:r>
      <w:r>
        <w:rPr>
          <w:rFonts w:ascii="Palatino Linotype" w:hAnsi="Palatino Linotype"/>
          <w:sz w:val="20"/>
          <w:szCs w:val="20"/>
          <w:lang w:val="pt-BR"/>
        </w:rPr>
        <w:t>.</w:t>
      </w:r>
      <w:r w:rsidRPr="00AB3E6E">
        <w:rPr>
          <w:rFonts w:ascii="Palatino Linotype" w:hAnsi="Palatino Linotype"/>
          <w:sz w:val="20"/>
          <w:szCs w:val="20"/>
          <w:lang w:val="pt-BR"/>
        </w:rPr>
        <w:t xml:space="preserve"> Computer-</w:t>
      </w:r>
      <w:proofErr w:type="spellStart"/>
      <w:r w:rsidRPr="00AB3E6E">
        <w:rPr>
          <w:rFonts w:ascii="Palatino Linotype" w:hAnsi="Palatino Linotype"/>
          <w:sz w:val="20"/>
          <w:szCs w:val="20"/>
          <w:lang w:val="pt-BR"/>
        </w:rPr>
        <w:t>Assisted</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Segmentation</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of</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Brain</w:t>
      </w:r>
      <w:proofErr w:type="spellEnd"/>
      <w:r w:rsidRPr="00AB3E6E">
        <w:rPr>
          <w:rFonts w:ascii="Palatino Linotype" w:hAnsi="Palatino Linotype"/>
          <w:sz w:val="20"/>
          <w:szCs w:val="20"/>
          <w:lang w:val="pt-BR"/>
        </w:rPr>
        <w:t xml:space="preserve"> Tumor </w:t>
      </w:r>
      <w:proofErr w:type="spellStart"/>
      <w:r w:rsidRPr="00AB3E6E">
        <w:rPr>
          <w:rFonts w:ascii="Palatino Linotype" w:hAnsi="Palatino Linotype"/>
          <w:sz w:val="20"/>
          <w:szCs w:val="20"/>
          <w:lang w:val="pt-BR"/>
        </w:rPr>
        <w:t>Lesions</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from</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Multi-sequence</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Magnetic</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Resonance</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Imaging</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Using</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the</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Mumford-Shah</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Model</w:t>
      </w:r>
      <w:proofErr w:type="spellEnd"/>
      <w:r w:rsidRPr="00AB3E6E">
        <w:rPr>
          <w:rFonts w:ascii="Palatino Linotype" w:hAnsi="Palatino Linotype"/>
          <w:sz w:val="20"/>
          <w:szCs w:val="20"/>
          <w:lang w:val="pt-BR"/>
        </w:rPr>
        <w:t xml:space="preserve">. In: </w:t>
      </w:r>
      <w:r w:rsidRPr="00CF653C">
        <w:rPr>
          <w:rFonts w:ascii="Palatino Linotype" w:hAnsi="Palatino Linotype"/>
          <w:i/>
          <w:sz w:val="20"/>
          <w:szCs w:val="20"/>
          <w:lang w:val="pt-BR"/>
        </w:rPr>
        <w:t xml:space="preserve">25th </w:t>
      </w:r>
      <w:proofErr w:type="spellStart"/>
      <w:r w:rsidRPr="00CF653C">
        <w:rPr>
          <w:rFonts w:ascii="Palatino Linotype" w:hAnsi="Palatino Linotype"/>
          <w:i/>
          <w:sz w:val="20"/>
          <w:szCs w:val="20"/>
          <w:lang w:val="pt-BR"/>
        </w:rPr>
        <w:t>International</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Conferenc</w:t>
      </w:r>
      <w:r>
        <w:rPr>
          <w:rFonts w:ascii="Palatino Linotype" w:hAnsi="Palatino Linotype"/>
          <w:i/>
          <w:sz w:val="20"/>
          <w:szCs w:val="20"/>
          <w:lang w:val="pt-BR"/>
        </w:rPr>
        <w:t>e</w:t>
      </w:r>
      <w:proofErr w:type="spellEnd"/>
      <w:r>
        <w:rPr>
          <w:rFonts w:ascii="Palatino Linotype" w:hAnsi="Palatino Linotype"/>
          <w:i/>
          <w:sz w:val="20"/>
          <w:szCs w:val="20"/>
          <w:lang w:val="pt-BR"/>
        </w:rPr>
        <w:t xml:space="preserve"> </w:t>
      </w:r>
      <w:proofErr w:type="spellStart"/>
      <w:r>
        <w:rPr>
          <w:rFonts w:ascii="Palatino Linotype" w:hAnsi="Palatino Linotype"/>
          <w:i/>
          <w:sz w:val="20"/>
          <w:szCs w:val="20"/>
          <w:lang w:val="pt-BR"/>
        </w:rPr>
        <w:t>of</w:t>
      </w:r>
      <w:proofErr w:type="spellEnd"/>
      <w:r>
        <w:rPr>
          <w:rFonts w:ascii="Palatino Linotype" w:hAnsi="Palatino Linotype"/>
          <w:i/>
          <w:sz w:val="20"/>
          <w:szCs w:val="20"/>
          <w:lang w:val="pt-BR"/>
        </w:rPr>
        <w:t xml:space="preserve"> </w:t>
      </w:r>
      <w:proofErr w:type="spellStart"/>
      <w:r>
        <w:rPr>
          <w:rFonts w:ascii="Palatino Linotype" w:hAnsi="Palatino Linotype"/>
          <w:i/>
          <w:sz w:val="20"/>
          <w:szCs w:val="20"/>
          <w:lang w:val="pt-BR"/>
        </w:rPr>
        <w:t>Image</w:t>
      </w:r>
      <w:proofErr w:type="spellEnd"/>
      <w:r>
        <w:rPr>
          <w:rFonts w:ascii="Palatino Linotype" w:hAnsi="Palatino Linotype"/>
          <w:i/>
          <w:sz w:val="20"/>
          <w:szCs w:val="20"/>
          <w:lang w:val="pt-BR"/>
        </w:rPr>
        <w:t xml:space="preserve"> </w:t>
      </w:r>
      <w:proofErr w:type="spellStart"/>
      <w:r>
        <w:rPr>
          <w:rFonts w:ascii="Palatino Linotype" w:hAnsi="Palatino Linotype"/>
          <w:i/>
          <w:sz w:val="20"/>
          <w:szCs w:val="20"/>
          <w:lang w:val="pt-BR"/>
        </w:rPr>
        <w:t>and</w:t>
      </w:r>
      <w:proofErr w:type="spellEnd"/>
      <w:r>
        <w:rPr>
          <w:rFonts w:ascii="Palatino Linotype" w:hAnsi="Palatino Linotype"/>
          <w:i/>
          <w:sz w:val="20"/>
          <w:szCs w:val="20"/>
          <w:lang w:val="pt-BR"/>
        </w:rPr>
        <w:t xml:space="preserve"> Vision </w:t>
      </w:r>
      <w:proofErr w:type="spellStart"/>
      <w:r>
        <w:rPr>
          <w:rFonts w:ascii="Palatino Linotype" w:hAnsi="Palatino Linotype"/>
          <w:i/>
          <w:sz w:val="20"/>
          <w:szCs w:val="20"/>
          <w:lang w:val="pt-BR"/>
        </w:rPr>
        <w:t>Computing</w:t>
      </w:r>
      <w:proofErr w:type="spellEnd"/>
      <w:r w:rsidRPr="00CF653C">
        <w:rPr>
          <w:rFonts w:ascii="Palatino Linotype" w:hAnsi="Palatino Linotype"/>
          <w:i/>
          <w:sz w:val="20"/>
          <w:szCs w:val="20"/>
          <w:lang w:val="pt-BR"/>
        </w:rPr>
        <w:t xml:space="preserve"> New </w:t>
      </w:r>
      <w:proofErr w:type="spellStart"/>
      <w:r w:rsidRPr="00CF653C">
        <w:rPr>
          <w:rFonts w:ascii="Palatino Linotype" w:hAnsi="Palatino Linotype"/>
          <w:i/>
          <w:sz w:val="20"/>
          <w:szCs w:val="20"/>
          <w:lang w:val="pt-BR"/>
        </w:rPr>
        <w:t>Zealand</w:t>
      </w:r>
      <w:proofErr w:type="spellEnd"/>
      <w:r w:rsidRPr="00CF653C">
        <w:rPr>
          <w:rFonts w:ascii="Palatino Linotype" w:hAnsi="Palatino Linotype"/>
          <w:i/>
          <w:sz w:val="20"/>
          <w:szCs w:val="20"/>
          <w:lang w:val="pt-BR"/>
        </w:rPr>
        <w:t xml:space="preserve"> (IVCNZ)</w:t>
      </w:r>
      <w:r>
        <w:rPr>
          <w:rFonts w:ascii="Palatino Linotype" w:hAnsi="Palatino Linotype"/>
          <w:sz w:val="20"/>
          <w:szCs w:val="20"/>
          <w:lang w:val="pt-BR"/>
        </w:rPr>
        <w:t>, p. 1-6, 2010 (</w:t>
      </w:r>
      <w:r w:rsidRPr="00B15F0F">
        <w:rPr>
          <w:rFonts w:ascii="Palatino Linotype" w:hAnsi="Palatino Linotype"/>
          <w:sz w:val="20"/>
          <w:szCs w:val="20"/>
          <w:u w:val="single"/>
          <w:lang w:val="pt-BR"/>
        </w:rPr>
        <w:t>DOI: 10.1109/IVCNZ.2010.6148803</w:t>
      </w:r>
      <w:r>
        <w:rPr>
          <w:rFonts w:ascii="Palatino Linotype" w:hAnsi="Palatino Linotype"/>
          <w:sz w:val="20"/>
          <w:szCs w:val="20"/>
          <w:lang w:val="pt-BR"/>
        </w:rPr>
        <w:t>).</w:t>
      </w:r>
    </w:p>
    <w:p w14:paraId="66C9DEDB" w14:textId="7CDBBFF7" w:rsidR="00261195" w:rsidRPr="00261195"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sidRPr="00FE5B65">
        <w:rPr>
          <w:rFonts w:ascii="Palatino Linotype" w:hAnsi="Palatino Linotype"/>
          <w:b/>
          <w:sz w:val="20"/>
          <w:szCs w:val="20"/>
          <w:lang w:val="pt-BR"/>
        </w:rPr>
        <w:t>Jackowski</w:t>
      </w:r>
      <w:proofErr w:type="spellEnd"/>
      <w:r w:rsidRPr="00FE5B65">
        <w:rPr>
          <w:rFonts w:ascii="Palatino Linotype" w:hAnsi="Palatino Linotype"/>
          <w:b/>
          <w:sz w:val="20"/>
          <w:szCs w:val="20"/>
          <w:lang w:val="pt-BR"/>
        </w:rPr>
        <w:t>, M.</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Papademetris</w:t>
      </w:r>
      <w:proofErr w:type="spellEnd"/>
      <w:r w:rsidRPr="00667B6D">
        <w:rPr>
          <w:rFonts w:ascii="Palatino Linotype" w:hAnsi="Palatino Linotype"/>
          <w:sz w:val="20"/>
          <w:szCs w:val="20"/>
          <w:lang w:val="pt-BR"/>
        </w:rPr>
        <w:t>, X</w:t>
      </w:r>
      <w:r>
        <w:rPr>
          <w:rFonts w:ascii="Palatino Linotype" w:hAnsi="Palatino Linotype"/>
          <w:sz w:val="20"/>
          <w:szCs w:val="20"/>
          <w:lang w:val="pt-BR"/>
        </w:rPr>
        <w:t>.</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Dobrucki</w:t>
      </w:r>
      <w:proofErr w:type="spellEnd"/>
      <w:r w:rsidRPr="00667B6D">
        <w:rPr>
          <w:rFonts w:ascii="Palatino Linotype" w:hAnsi="Palatino Linotype"/>
          <w:sz w:val="20"/>
          <w:szCs w:val="20"/>
          <w:lang w:val="pt-BR"/>
        </w:rPr>
        <w:t xml:space="preserve">, L W ; </w:t>
      </w:r>
      <w:proofErr w:type="spellStart"/>
      <w:r w:rsidRPr="00667B6D">
        <w:rPr>
          <w:rFonts w:ascii="Palatino Linotype" w:hAnsi="Palatino Linotype"/>
          <w:sz w:val="20"/>
          <w:szCs w:val="20"/>
          <w:lang w:val="pt-BR"/>
        </w:rPr>
        <w:t>Sinusas</w:t>
      </w:r>
      <w:proofErr w:type="spellEnd"/>
      <w:r w:rsidRPr="00667B6D">
        <w:rPr>
          <w:rFonts w:ascii="Palatino Linotype" w:hAnsi="Palatino Linotype"/>
          <w:sz w:val="20"/>
          <w:szCs w:val="20"/>
          <w:lang w:val="pt-BR"/>
        </w:rPr>
        <w:t>, A</w:t>
      </w:r>
      <w:r>
        <w:rPr>
          <w:rFonts w:ascii="Palatino Linotype" w:hAnsi="Palatino Linotype"/>
          <w:sz w:val="20"/>
          <w:szCs w:val="20"/>
          <w:lang w:val="pt-BR"/>
        </w:rPr>
        <w:t>.</w:t>
      </w:r>
      <w:r w:rsidRPr="00667B6D">
        <w:rPr>
          <w:rFonts w:ascii="Palatino Linotype" w:hAnsi="Palatino Linotype"/>
          <w:sz w:val="20"/>
          <w:szCs w:val="20"/>
          <w:lang w:val="pt-BR"/>
        </w:rPr>
        <w:t xml:space="preserve"> J</w:t>
      </w:r>
      <w:r>
        <w:rPr>
          <w:rFonts w:ascii="Palatino Linotype" w:hAnsi="Palatino Linotype"/>
          <w:sz w:val="20"/>
          <w:szCs w:val="20"/>
          <w:lang w:val="pt-BR"/>
        </w:rPr>
        <w:t>.</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Staib</w:t>
      </w:r>
      <w:proofErr w:type="spellEnd"/>
      <w:r w:rsidRPr="00667B6D">
        <w:rPr>
          <w:rFonts w:ascii="Palatino Linotype" w:hAnsi="Palatino Linotype"/>
          <w:sz w:val="20"/>
          <w:szCs w:val="20"/>
          <w:lang w:val="pt-BR"/>
        </w:rPr>
        <w:t xml:space="preserve">, L. H. </w:t>
      </w:r>
      <w:proofErr w:type="spellStart"/>
      <w:r w:rsidRPr="00667B6D">
        <w:rPr>
          <w:rFonts w:ascii="Palatino Linotype" w:hAnsi="Palatino Linotype"/>
          <w:sz w:val="20"/>
          <w:szCs w:val="20"/>
          <w:lang w:val="pt-BR"/>
        </w:rPr>
        <w:t>Characterizing</w:t>
      </w:r>
      <w:proofErr w:type="spellEnd"/>
      <w:r w:rsidRPr="00667B6D">
        <w:rPr>
          <w:rFonts w:ascii="Palatino Linotype" w:hAnsi="Palatino Linotype"/>
          <w:sz w:val="20"/>
          <w:szCs w:val="20"/>
          <w:lang w:val="pt-BR"/>
        </w:rPr>
        <w:t xml:space="preserve"> Vascular </w:t>
      </w:r>
      <w:proofErr w:type="spellStart"/>
      <w:r w:rsidRPr="00667B6D">
        <w:rPr>
          <w:rFonts w:ascii="Palatino Linotype" w:hAnsi="Palatino Linotype"/>
          <w:sz w:val="20"/>
          <w:szCs w:val="20"/>
          <w:lang w:val="pt-BR"/>
        </w:rPr>
        <w:t>Connectivity</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from</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MicroCT</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Images</w:t>
      </w:r>
      <w:proofErr w:type="spellEnd"/>
      <w:r w:rsidRPr="00667B6D">
        <w:rPr>
          <w:rFonts w:ascii="Palatino Linotype" w:hAnsi="Palatino Linotype"/>
          <w:sz w:val="20"/>
          <w:szCs w:val="20"/>
          <w:lang w:val="pt-BR"/>
        </w:rPr>
        <w:t xml:space="preserve">. In: </w:t>
      </w:r>
      <w:r w:rsidRPr="001A3660">
        <w:rPr>
          <w:rFonts w:ascii="Palatino Linotype" w:hAnsi="Palatino Linotype"/>
          <w:i/>
          <w:sz w:val="20"/>
          <w:szCs w:val="20"/>
          <w:lang w:val="pt-BR"/>
        </w:rPr>
        <w:t xml:space="preserve">Proc. </w:t>
      </w:r>
      <w:proofErr w:type="spellStart"/>
      <w:r w:rsidRPr="001A3660">
        <w:rPr>
          <w:rFonts w:ascii="Palatino Linotype" w:hAnsi="Palatino Linotype"/>
          <w:i/>
          <w:sz w:val="20"/>
          <w:szCs w:val="20"/>
          <w:lang w:val="pt-BR"/>
        </w:rPr>
        <w:t>of</w:t>
      </w:r>
      <w:proofErr w:type="spellEnd"/>
      <w:r w:rsidRPr="001A3660">
        <w:rPr>
          <w:rFonts w:ascii="Palatino Linotype" w:hAnsi="Palatino Linotype"/>
          <w:i/>
          <w:sz w:val="20"/>
          <w:szCs w:val="20"/>
          <w:lang w:val="pt-BR"/>
        </w:rPr>
        <w:t xml:space="preserve"> </w:t>
      </w:r>
      <w:proofErr w:type="spellStart"/>
      <w:r>
        <w:rPr>
          <w:rFonts w:ascii="Palatino Linotype" w:hAnsi="Palatino Linotype"/>
          <w:i/>
          <w:sz w:val="20"/>
          <w:szCs w:val="20"/>
          <w:lang w:val="pt-BR"/>
        </w:rPr>
        <w:t>the</w:t>
      </w:r>
      <w:proofErr w:type="spellEnd"/>
      <w:r>
        <w:rPr>
          <w:rFonts w:ascii="Palatino Linotype" w:hAnsi="Palatino Linotype"/>
          <w:i/>
          <w:sz w:val="20"/>
          <w:szCs w:val="20"/>
          <w:lang w:val="pt-BR"/>
        </w:rPr>
        <w:t xml:space="preserve"> 8</w:t>
      </w:r>
      <w:r w:rsidRPr="001A3660">
        <w:rPr>
          <w:rFonts w:ascii="Palatino Linotype" w:hAnsi="Palatino Linotype"/>
          <w:i/>
          <w:sz w:val="20"/>
          <w:szCs w:val="20"/>
          <w:lang w:val="pt-BR"/>
        </w:rPr>
        <w:t>th</w:t>
      </w:r>
      <w:r>
        <w:rPr>
          <w:rFonts w:ascii="Palatino Linotype" w:hAnsi="Palatino Linotype"/>
          <w:sz w:val="20"/>
          <w:szCs w:val="20"/>
          <w:lang w:val="pt-BR"/>
        </w:rPr>
        <w:t xml:space="preserve"> </w:t>
      </w:r>
      <w:r w:rsidRPr="001A3660">
        <w:rPr>
          <w:rFonts w:ascii="Palatino Linotype" w:hAnsi="Palatino Linotype"/>
          <w:i/>
          <w:sz w:val="20"/>
          <w:szCs w:val="20"/>
          <w:lang w:val="pt-BR"/>
        </w:rPr>
        <w:t xml:space="preserve">Medical </w:t>
      </w:r>
      <w:proofErr w:type="spellStart"/>
      <w:r w:rsidRPr="001A3660">
        <w:rPr>
          <w:rFonts w:ascii="Palatino Linotype" w:hAnsi="Palatino Linotype"/>
          <w:i/>
          <w:sz w:val="20"/>
          <w:szCs w:val="20"/>
          <w:lang w:val="pt-BR"/>
        </w:rPr>
        <w:t>Imaging</w:t>
      </w:r>
      <w:proofErr w:type="spellEnd"/>
      <w:r w:rsidRPr="001A3660">
        <w:rPr>
          <w:rFonts w:ascii="Palatino Linotype" w:hAnsi="Palatino Linotype"/>
          <w:i/>
          <w:sz w:val="20"/>
          <w:szCs w:val="20"/>
          <w:lang w:val="pt-BR"/>
        </w:rPr>
        <w:t xml:space="preserve"> </w:t>
      </w:r>
      <w:proofErr w:type="spellStart"/>
      <w:r w:rsidRPr="001A3660">
        <w:rPr>
          <w:rFonts w:ascii="Palatino Linotype" w:hAnsi="Palatino Linotype"/>
          <w:i/>
          <w:sz w:val="20"/>
          <w:szCs w:val="20"/>
          <w:lang w:val="pt-BR"/>
        </w:rPr>
        <w:t>Conference</w:t>
      </w:r>
      <w:proofErr w:type="spellEnd"/>
      <w:r w:rsidRPr="001A3660">
        <w:rPr>
          <w:rFonts w:ascii="Palatino Linotype" w:hAnsi="Palatino Linotype"/>
          <w:i/>
          <w:sz w:val="20"/>
          <w:szCs w:val="20"/>
          <w:lang w:val="pt-BR"/>
        </w:rPr>
        <w:t xml:space="preserve"> </w:t>
      </w:r>
      <w:proofErr w:type="spellStart"/>
      <w:r w:rsidRPr="001A3660">
        <w:rPr>
          <w:rFonts w:ascii="Palatino Linotype" w:hAnsi="Palatino Linotype"/>
          <w:i/>
          <w:sz w:val="20"/>
          <w:szCs w:val="20"/>
          <w:lang w:val="pt-BR"/>
        </w:rPr>
        <w:t>and</w:t>
      </w:r>
      <w:proofErr w:type="spellEnd"/>
      <w:r w:rsidRPr="001A3660">
        <w:rPr>
          <w:rFonts w:ascii="Palatino Linotype" w:hAnsi="Palatino Linotype"/>
          <w:i/>
          <w:sz w:val="20"/>
          <w:szCs w:val="20"/>
          <w:lang w:val="pt-BR"/>
        </w:rPr>
        <w:t xml:space="preserve"> Computer </w:t>
      </w:r>
      <w:proofErr w:type="spellStart"/>
      <w:r w:rsidRPr="001A3660">
        <w:rPr>
          <w:rFonts w:ascii="Palatino Linotype" w:hAnsi="Palatino Linotype"/>
          <w:i/>
          <w:sz w:val="20"/>
          <w:szCs w:val="20"/>
          <w:lang w:val="pt-BR"/>
        </w:rPr>
        <w:t>Aided</w:t>
      </w:r>
      <w:proofErr w:type="spellEnd"/>
      <w:r w:rsidRPr="001A3660">
        <w:rPr>
          <w:rFonts w:ascii="Palatino Linotype" w:hAnsi="Palatino Linotype"/>
          <w:i/>
          <w:sz w:val="20"/>
          <w:szCs w:val="20"/>
          <w:lang w:val="pt-BR"/>
        </w:rPr>
        <w:t xml:space="preserve"> </w:t>
      </w:r>
      <w:proofErr w:type="spellStart"/>
      <w:r w:rsidRPr="001A3660">
        <w:rPr>
          <w:rFonts w:ascii="Palatino Linotype" w:hAnsi="Palatino Linotype"/>
          <w:i/>
          <w:sz w:val="20"/>
          <w:szCs w:val="20"/>
          <w:lang w:val="pt-BR"/>
        </w:rPr>
        <w:t>Intervention</w:t>
      </w:r>
      <w:proofErr w:type="spellEnd"/>
      <w:r>
        <w:rPr>
          <w:rFonts w:ascii="Palatino Linotype" w:hAnsi="Palatino Linotype"/>
          <w:i/>
          <w:sz w:val="20"/>
          <w:szCs w:val="20"/>
          <w:lang w:val="pt-BR"/>
        </w:rPr>
        <w:t xml:space="preserve"> (MICCAI</w:t>
      </w:r>
      <w:r>
        <w:rPr>
          <w:rFonts w:ascii="Palatino Linotype" w:hAnsi="Palatino Linotype"/>
          <w:sz w:val="20"/>
          <w:szCs w:val="20"/>
          <w:lang w:val="pt-BR"/>
        </w:rPr>
        <w:t>)</w:t>
      </w:r>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Lecture</w:t>
      </w:r>
      <w:proofErr w:type="spellEnd"/>
      <w:r w:rsidRPr="00667B6D">
        <w:rPr>
          <w:rFonts w:ascii="Palatino Linotype" w:hAnsi="Palatino Linotype"/>
          <w:sz w:val="20"/>
          <w:szCs w:val="20"/>
          <w:lang w:val="pt-BR"/>
        </w:rPr>
        <w:t xml:space="preserve"> N</w:t>
      </w:r>
      <w:r>
        <w:rPr>
          <w:rFonts w:ascii="Palatino Linotype" w:hAnsi="Palatino Linotype"/>
          <w:sz w:val="20"/>
          <w:szCs w:val="20"/>
          <w:lang w:val="pt-BR"/>
        </w:rPr>
        <w:t>otes in Computer Science, v. 3750. p. 701-708, 2005 (</w:t>
      </w:r>
      <w:r w:rsidRPr="00B15F0F">
        <w:rPr>
          <w:rFonts w:ascii="Palatino Linotype" w:hAnsi="Palatino Linotype"/>
          <w:sz w:val="20"/>
          <w:szCs w:val="20"/>
          <w:u w:val="single"/>
          <w:lang w:val="pt-BR"/>
        </w:rPr>
        <w:t>DOI: 10.1007/11566489_86</w:t>
      </w:r>
      <w:r>
        <w:rPr>
          <w:rFonts w:ascii="Palatino Linotype" w:hAnsi="Palatino Linotype"/>
          <w:sz w:val="20"/>
          <w:szCs w:val="20"/>
          <w:lang w:val="pt-BR"/>
        </w:rPr>
        <w:t>).</w:t>
      </w:r>
    </w:p>
    <w:p w14:paraId="5069E9FD" w14:textId="77777777" w:rsidR="00261195" w:rsidRPr="00667B6D"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r w:rsidRPr="00667B6D">
        <w:rPr>
          <w:rFonts w:ascii="Palatino Linotype" w:hAnsi="Palatino Linotype"/>
          <w:sz w:val="20"/>
          <w:szCs w:val="20"/>
          <w:lang w:val="pt-BR"/>
        </w:rPr>
        <w:t>Macedo, M. M. G.; Mekkaoui, C</w:t>
      </w:r>
      <w:r>
        <w:rPr>
          <w:rFonts w:ascii="Palatino Linotype" w:hAnsi="Palatino Linotype"/>
          <w:sz w:val="20"/>
          <w:szCs w:val="20"/>
          <w:lang w:val="pt-BR"/>
        </w:rPr>
        <w:t>.</w:t>
      </w:r>
      <w:r w:rsidRPr="00667B6D">
        <w:rPr>
          <w:rFonts w:ascii="Palatino Linotype" w:hAnsi="Palatino Linotype"/>
          <w:sz w:val="20"/>
          <w:szCs w:val="20"/>
          <w:lang w:val="pt-BR"/>
        </w:rPr>
        <w:t xml:space="preserve">; </w:t>
      </w:r>
      <w:proofErr w:type="spellStart"/>
      <w:r w:rsidRPr="0028211B">
        <w:rPr>
          <w:rFonts w:ascii="Palatino Linotype" w:hAnsi="Palatino Linotype"/>
          <w:b/>
          <w:sz w:val="20"/>
          <w:szCs w:val="20"/>
          <w:lang w:val="pt-BR"/>
        </w:rPr>
        <w:t>Jackowski</w:t>
      </w:r>
      <w:proofErr w:type="spellEnd"/>
      <w:r w:rsidRPr="0028211B">
        <w:rPr>
          <w:rFonts w:ascii="Palatino Linotype" w:hAnsi="Palatino Linotype"/>
          <w:b/>
          <w:sz w:val="20"/>
          <w:szCs w:val="20"/>
          <w:lang w:val="pt-BR"/>
        </w:rPr>
        <w:t>, M.</w:t>
      </w:r>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Vessel</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Centerline</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Tracking</w:t>
      </w:r>
      <w:proofErr w:type="spellEnd"/>
      <w:r w:rsidRPr="00667B6D">
        <w:rPr>
          <w:rFonts w:ascii="Palatino Linotype" w:hAnsi="Palatino Linotype"/>
          <w:sz w:val="20"/>
          <w:szCs w:val="20"/>
          <w:lang w:val="pt-BR"/>
        </w:rPr>
        <w:t xml:space="preserve"> in CTA </w:t>
      </w:r>
      <w:proofErr w:type="spellStart"/>
      <w:r w:rsidRPr="00667B6D">
        <w:rPr>
          <w:rFonts w:ascii="Palatino Linotype" w:hAnsi="Palatino Linotype"/>
          <w:sz w:val="20"/>
          <w:szCs w:val="20"/>
          <w:lang w:val="pt-BR"/>
        </w:rPr>
        <w:t>and</w:t>
      </w:r>
      <w:proofErr w:type="spellEnd"/>
      <w:r w:rsidRPr="00667B6D">
        <w:rPr>
          <w:rFonts w:ascii="Palatino Linotype" w:hAnsi="Palatino Linotype"/>
          <w:sz w:val="20"/>
          <w:szCs w:val="20"/>
          <w:lang w:val="pt-BR"/>
        </w:rPr>
        <w:t xml:space="preserve"> MRA </w:t>
      </w:r>
      <w:proofErr w:type="spellStart"/>
      <w:r w:rsidRPr="00667B6D">
        <w:rPr>
          <w:rFonts w:ascii="Palatino Linotype" w:hAnsi="Palatino Linotype"/>
          <w:sz w:val="20"/>
          <w:szCs w:val="20"/>
          <w:lang w:val="pt-BR"/>
        </w:rPr>
        <w:t>Images</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Using</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Hough</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Transform</w:t>
      </w:r>
      <w:proofErr w:type="spellEnd"/>
      <w:r w:rsidRPr="00667B6D">
        <w:rPr>
          <w:rFonts w:ascii="Palatino Linotype" w:hAnsi="Palatino Linotype"/>
          <w:sz w:val="20"/>
          <w:szCs w:val="20"/>
          <w:lang w:val="pt-BR"/>
        </w:rPr>
        <w:t xml:space="preserve">. In: </w:t>
      </w:r>
      <w:r w:rsidRPr="00CF653C">
        <w:rPr>
          <w:rFonts w:ascii="Palatino Linotype" w:hAnsi="Palatino Linotype"/>
          <w:i/>
          <w:sz w:val="20"/>
          <w:szCs w:val="20"/>
          <w:lang w:val="pt-BR"/>
        </w:rPr>
        <w:t xml:space="preserve">15th </w:t>
      </w:r>
      <w:proofErr w:type="spellStart"/>
      <w:r w:rsidRPr="00CF653C">
        <w:rPr>
          <w:rFonts w:ascii="Palatino Linotype" w:hAnsi="Palatino Linotype"/>
          <w:i/>
          <w:sz w:val="20"/>
          <w:szCs w:val="20"/>
          <w:lang w:val="pt-BR"/>
        </w:rPr>
        <w:t>Iberoamerican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Congress</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on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Pattern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Recognition</w:t>
      </w:r>
      <w:proofErr w:type="spellEnd"/>
      <w:r w:rsidRPr="00CF653C">
        <w:rPr>
          <w:rFonts w:ascii="Palatino Linotype" w:hAnsi="Palatino Linotype"/>
          <w:i/>
          <w:sz w:val="20"/>
          <w:szCs w:val="20"/>
          <w:lang w:val="pt-BR"/>
        </w:rPr>
        <w:t xml:space="preserve"> (CIARP).</w:t>
      </w:r>
      <w:r w:rsidRPr="005260EA">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Lecture</w:t>
      </w:r>
      <w:proofErr w:type="spellEnd"/>
      <w:r>
        <w:rPr>
          <w:rFonts w:ascii="Palatino Linotype" w:hAnsi="Palatino Linotype"/>
          <w:sz w:val="20"/>
          <w:szCs w:val="20"/>
          <w:lang w:val="pt-BR"/>
        </w:rPr>
        <w:t xml:space="preserve"> Notes in Computer Science, v. 6419, p. 295-302, 2010 (</w:t>
      </w:r>
      <w:r w:rsidRPr="00B15F0F">
        <w:rPr>
          <w:rFonts w:ascii="Palatino Linotype" w:hAnsi="Palatino Linotype"/>
          <w:sz w:val="20"/>
          <w:szCs w:val="20"/>
          <w:u w:val="single"/>
          <w:lang w:val="pt-BR"/>
        </w:rPr>
        <w:t>DOI: 10.1007/978-3-642-16687-7_41</w:t>
      </w:r>
      <w:r>
        <w:rPr>
          <w:rFonts w:ascii="Palatino Linotype" w:hAnsi="Palatino Linotype"/>
          <w:sz w:val="20"/>
          <w:szCs w:val="20"/>
          <w:lang w:val="pt-BR"/>
        </w:rPr>
        <w:t>).</w:t>
      </w:r>
    </w:p>
    <w:p w14:paraId="322F0E9C" w14:textId="77777777" w:rsidR="00261195"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sidRPr="009148A4">
        <w:rPr>
          <w:rFonts w:ascii="Palatino Linotype" w:hAnsi="Palatino Linotype"/>
          <w:sz w:val="20"/>
          <w:szCs w:val="20"/>
          <w:lang w:val="pt-BR"/>
        </w:rPr>
        <w:t>Galarreta</w:t>
      </w:r>
      <w:proofErr w:type="spellEnd"/>
      <w:r w:rsidRPr="009148A4">
        <w:rPr>
          <w:rFonts w:ascii="Palatino Linotype" w:hAnsi="Palatino Linotype"/>
          <w:sz w:val="20"/>
          <w:szCs w:val="20"/>
          <w:lang w:val="pt-BR"/>
        </w:rPr>
        <w:t>-Valverde, M</w:t>
      </w:r>
      <w:r>
        <w:rPr>
          <w:rFonts w:ascii="Palatino Linotype" w:hAnsi="Palatino Linotype"/>
          <w:sz w:val="20"/>
          <w:szCs w:val="20"/>
          <w:lang w:val="pt-BR"/>
        </w:rPr>
        <w:t>.</w:t>
      </w:r>
      <w:r w:rsidRPr="009148A4">
        <w:rPr>
          <w:rFonts w:ascii="Palatino Linotype" w:hAnsi="Palatino Linotype"/>
          <w:sz w:val="20"/>
          <w:szCs w:val="20"/>
          <w:lang w:val="pt-BR"/>
        </w:rPr>
        <w:t xml:space="preserve"> A. ; Macedo, M. M. G. ; M</w:t>
      </w:r>
      <w:r>
        <w:rPr>
          <w:rFonts w:ascii="Palatino Linotype" w:hAnsi="Palatino Linotype"/>
          <w:sz w:val="20"/>
          <w:szCs w:val="20"/>
          <w:lang w:val="pt-BR"/>
        </w:rPr>
        <w:t xml:space="preserve">ekkaoui, C. ; </w:t>
      </w:r>
      <w:proofErr w:type="spellStart"/>
      <w:r w:rsidRPr="0078280E">
        <w:rPr>
          <w:rFonts w:ascii="Palatino Linotype" w:hAnsi="Palatino Linotype"/>
          <w:b/>
          <w:sz w:val="20"/>
          <w:szCs w:val="20"/>
          <w:lang w:val="pt-BR"/>
        </w:rPr>
        <w:t>Jackowski</w:t>
      </w:r>
      <w:proofErr w:type="spellEnd"/>
      <w:r w:rsidRPr="0078280E">
        <w:rPr>
          <w:rFonts w:ascii="Palatino Linotype" w:hAnsi="Palatino Linotype"/>
          <w:b/>
          <w:sz w:val="20"/>
          <w:szCs w:val="20"/>
          <w:lang w:val="pt-BR"/>
        </w:rPr>
        <w:t>, M. P.</w:t>
      </w:r>
      <w:r>
        <w:rPr>
          <w:rFonts w:ascii="Palatino Linotype" w:hAnsi="Palatino Linotype"/>
          <w:sz w:val="20"/>
          <w:szCs w:val="20"/>
          <w:lang w:val="pt-BR"/>
        </w:rPr>
        <w:t xml:space="preserve"> </w:t>
      </w:r>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Three</w:t>
      </w:r>
      <w:proofErr w:type="spellEnd"/>
      <w:r w:rsidRPr="009148A4">
        <w:rPr>
          <w:rFonts w:ascii="Palatino Linotype" w:hAnsi="Palatino Linotype"/>
          <w:sz w:val="20"/>
          <w:szCs w:val="20"/>
          <w:lang w:val="pt-BR"/>
        </w:rPr>
        <w:t xml:space="preserve">-dimensional </w:t>
      </w:r>
      <w:proofErr w:type="spellStart"/>
      <w:r w:rsidRPr="009148A4">
        <w:rPr>
          <w:rFonts w:ascii="Palatino Linotype" w:hAnsi="Palatino Linotype"/>
          <w:sz w:val="20"/>
          <w:szCs w:val="20"/>
          <w:lang w:val="pt-BR"/>
        </w:rPr>
        <w:t>synthetic</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blood</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vessel</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generation</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using</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stochastic</w:t>
      </w:r>
      <w:proofErr w:type="spellEnd"/>
      <w:r w:rsidRPr="009148A4">
        <w:rPr>
          <w:rFonts w:ascii="Palatino Linotype" w:hAnsi="Palatino Linotype"/>
          <w:sz w:val="20"/>
          <w:szCs w:val="20"/>
          <w:lang w:val="pt-BR"/>
        </w:rPr>
        <w:t xml:space="preserve"> L-systems. In: </w:t>
      </w:r>
      <w:r w:rsidRPr="00B314E0">
        <w:rPr>
          <w:rFonts w:ascii="Palatino Linotype" w:hAnsi="Palatino Linotype"/>
          <w:i/>
          <w:sz w:val="20"/>
          <w:szCs w:val="20"/>
          <w:lang w:val="pt-BR"/>
        </w:rPr>
        <w:t xml:space="preserve">Proc. SPIE 8669, Medical </w:t>
      </w:r>
      <w:proofErr w:type="spellStart"/>
      <w:r w:rsidRPr="00B314E0">
        <w:rPr>
          <w:rFonts w:ascii="Palatino Linotype" w:hAnsi="Palatino Linotype"/>
          <w:i/>
          <w:sz w:val="20"/>
          <w:szCs w:val="20"/>
          <w:lang w:val="pt-BR"/>
        </w:rPr>
        <w:t>Imaging</w:t>
      </w:r>
      <w:proofErr w:type="spellEnd"/>
      <w:r w:rsidRPr="00B314E0">
        <w:rPr>
          <w:rFonts w:ascii="Palatino Linotype" w:hAnsi="Palatino Linotype"/>
          <w:i/>
          <w:sz w:val="20"/>
          <w:szCs w:val="20"/>
          <w:lang w:val="pt-BR"/>
        </w:rPr>
        <w:t xml:space="preserve"> 2013: </w:t>
      </w:r>
      <w:proofErr w:type="spellStart"/>
      <w:r w:rsidRPr="00B314E0">
        <w:rPr>
          <w:rFonts w:ascii="Palatino Linotype" w:hAnsi="Palatino Linotype"/>
          <w:i/>
          <w:sz w:val="20"/>
          <w:szCs w:val="20"/>
          <w:lang w:val="pt-BR"/>
        </w:rPr>
        <w:t>Image</w:t>
      </w:r>
      <w:proofErr w:type="spellEnd"/>
      <w:r w:rsidRPr="00B314E0">
        <w:rPr>
          <w:rFonts w:ascii="Palatino Linotype" w:hAnsi="Palatino Linotype"/>
          <w:i/>
          <w:sz w:val="20"/>
          <w:szCs w:val="20"/>
          <w:lang w:val="pt-BR"/>
        </w:rPr>
        <w:t xml:space="preserve"> </w:t>
      </w:r>
      <w:proofErr w:type="spellStart"/>
      <w:r w:rsidRPr="00AC01F1">
        <w:rPr>
          <w:rFonts w:ascii="Palatino Linotype" w:hAnsi="Palatino Linotype"/>
          <w:i/>
          <w:sz w:val="20"/>
          <w:szCs w:val="20"/>
          <w:lang w:val="pt-BR"/>
        </w:rPr>
        <w:t>Processing</w:t>
      </w:r>
      <w:proofErr w:type="spellEnd"/>
      <w:r w:rsidRPr="00AC01F1">
        <w:rPr>
          <w:rFonts w:ascii="Palatino Linotype" w:hAnsi="Palatino Linotype"/>
          <w:i/>
          <w:sz w:val="20"/>
          <w:szCs w:val="20"/>
          <w:lang w:val="pt-BR"/>
        </w:rPr>
        <w:t>, 86691I</w:t>
      </w:r>
      <w:r w:rsidRPr="009148A4">
        <w:rPr>
          <w:rFonts w:ascii="Palatino Linotype" w:hAnsi="Palatino Linotype"/>
          <w:sz w:val="20"/>
          <w:szCs w:val="20"/>
          <w:lang w:val="pt-BR"/>
        </w:rPr>
        <w:t>, 2013</w:t>
      </w:r>
      <w:r>
        <w:rPr>
          <w:rFonts w:ascii="Palatino Linotype" w:hAnsi="Palatino Linotype"/>
          <w:sz w:val="20"/>
          <w:szCs w:val="20"/>
          <w:lang w:val="pt-BR"/>
        </w:rPr>
        <w:t xml:space="preserve"> (</w:t>
      </w:r>
      <w:r w:rsidRPr="00B15F0F">
        <w:rPr>
          <w:rFonts w:ascii="Palatino Linotype" w:hAnsi="Palatino Linotype"/>
          <w:sz w:val="20"/>
          <w:szCs w:val="20"/>
          <w:u w:val="single"/>
          <w:lang w:val="pt-BR"/>
        </w:rPr>
        <w:t>DOI: 10.1117/12.2007532</w:t>
      </w:r>
      <w:r>
        <w:rPr>
          <w:rFonts w:ascii="Palatino Linotype" w:hAnsi="Palatino Linotype"/>
          <w:sz w:val="20"/>
          <w:szCs w:val="20"/>
          <w:lang w:val="pt-BR"/>
        </w:rPr>
        <w:t>).</w:t>
      </w:r>
    </w:p>
    <w:p w14:paraId="6E5001B5" w14:textId="77777777" w:rsidR="00261195"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r w:rsidRPr="00384B15">
        <w:rPr>
          <w:rFonts w:ascii="Palatino Linotype" w:hAnsi="Palatino Linotype"/>
          <w:sz w:val="20"/>
          <w:szCs w:val="20"/>
          <w:lang w:val="pt-BR"/>
        </w:rPr>
        <w:t>Macedo, M. M.</w:t>
      </w:r>
      <w:r>
        <w:rPr>
          <w:rFonts w:ascii="Palatino Linotype" w:hAnsi="Palatino Linotype"/>
          <w:sz w:val="20"/>
          <w:szCs w:val="20"/>
          <w:lang w:val="pt-BR"/>
        </w:rPr>
        <w:t xml:space="preserve"> G. ; </w:t>
      </w:r>
      <w:proofErr w:type="spellStart"/>
      <w:r>
        <w:rPr>
          <w:rFonts w:ascii="Palatino Linotype" w:hAnsi="Palatino Linotype"/>
          <w:sz w:val="20"/>
          <w:szCs w:val="20"/>
          <w:lang w:val="pt-BR"/>
        </w:rPr>
        <w:t>Galarreta</w:t>
      </w:r>
      <w:proofErr w:type="spellEnd"/>
      <w:r>
        <w:rPr>
          <w:rFonts w:ascii="Palatino Linotype" w:hAnsi="Palatino Linotype"/>
          <w:sz w:val="20"/>
          <w:szCs w:val="20"/>
          <w:lang w:val="pt-BR"/>
        </w:rPr>
        <w:t>-Valverde, M.</w:t>
      </w:r>
      <w:r w:rsidRPr="00384B15">
        <w:rPr>
          <w:rFonts w:ascii="Palatino Linotype" w:hAnsi="Palatino Linotype"/>
          <w:sz w:val="20"/>
          <w:szCs w:val="20"/>
          <w:lang w:val="pt-BR"/>
        </w:rPr>
        <w:t xml:space="preserve"> A. ; Mekkaoui, C. ; </w:t>
      </w:r>
      <w:proofErr w:type="spellStart"/>
      <w:r w:rsidRPr="008937D4">
        <w:rPr>
          <w:rFonts w:ascii="Palatino Linotype" w:hAnsi="Palatino Linotype"/>
          <w:b/>
          <w:sz w:val="20"/>
          <w:szCs w:val="20"/>
          <w:lang w:val="pt-BR"/>
        </w:rPr>
        <w:t>Jackowski</w:t>
      </w:r>
      <w:proofErr w:type="spellEnd"/>
      <w:r w:rsidRPr="008937D4">
        <w:rPr>
          <w:rFonts w:ascii="Palatino Linotype" w:hAnsi="Palatino Linotype"/>
          <w:b/>
          <w:sz w:val="20"/>
          <w:szCs w:val="20"/>
          <w:lang w:val="pt-BR"/>
        </w:rPr>
        <w:t>, M. P.</w:t>
      </w:r>
      <w:r w:rsidRPr="00384B15">
        <w:rPr>
          <w:rFonts w:ascii="Palatino Linotype" w:hAnsi="Palatino Linotype"/>
          <w:sz w:val="20"/>
          <w:szCs w:val="20"/>
          <w:lang w:val="pt-BR"/>
        </w:rPr>
        <w:t xml:space="preserve"> A </w:t>
      </w:r>
      <w:proofErr w:type="spellStart"/>
      <w:r w:rsidRPr="00384B15">
        <w:rPr>
          <w:rFonts w:ascii="Palatino Linotype" w:hAnsi="Palatino Linotype"/>
          <w:sz w:val="20"/>
          <w:szCs w:val="20"/>
          <w:lang w:val="pt-BR"/>
        </w:rPr>
        <w:t>centerline-based</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estimator</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of</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vessel</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bifurcations</w:t>
      </w:r>
      <w:proofErr w:type="spellEnd"/>
      <w:r w:rsidRPr="00384B15">
        <w:rPr>
          <w:rFonts w:ascii="Palatino Linotype" w:hAnsi="Palatino Linotype"/>
          <w:sz w:val="20"/>
          <w:szCs w:val="20"/>
          <w:lang w:val="pt-BR"/>
        </w:rPr>
        <w:t xml:space="preserve"> in </w:t>
      </w:r>
      <w:proofErr w:type="spellStart"/>
      <w:r w:rsidRPr="00384B15">
        <w:rPr>
          <w:rFonts w:ascii="Palatino Linotype" w:hAnsi="Palatino Linotype"/>
          <w:sz w:val="20"/>
          <w:szCs w:val="20"/>
          <w:lang w:val="pt-BR"/>
        </w:rPr>
        <w:t>angiography</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images</w:t>
      </w:r>
      <w:proofErr w:type="spellEnd"/>
      <w:r w:rsidRPr="00384B15">
        <w:rPr>
          <w:rFonts w:ascii="Palatino Linotype" w:hAnsi="Palatino Linotype"/>
          <w:sz w:val="20"/>
          <w:szCs w:val="20"/>
          <w:lang w:val="pt-BR"/>
        </w:rPr>
        <w:t xml:space="preserve">. In: </w:t>
      </w:r>
      <w:r w:rsidRPr="007A7774">
        <w:rPr>
          <w:rFonts w:ascii="Palatino Linotype" w:hAnsi="Palatino Linotype"/>
          <w:i/>
          <w:sz w:val="20"/>
          <w:szCs w:val="20"/>
          <w:lang w:val="pt-BR"/>
        </w:rPr>
        <w:t xml:space="preserve">Proc. SPIE 8670, Medical </w:t>
      </w:r>
      <w:proofErr w:type="spellStart"/>
      <w:r w:rsidRPr="007A7774">
        <w:rPr>
          <w:rFonts w:ascii="Palatino Linotype" w:hAnsi="Palatino Linotype"/>
          <w:i/>
          <w:sz w:val="20"/>
          <w:szCs w:val="20"/>
          <w:lang w:val="pt-BR"/>
        </w:rPr>
        <w:t>Imaging</w:t>
      </w:r>
      <w:proofErr w:type="spellEnd"/>
      <w:r w:rsidRPr="007A7774">
        <w:rPr>
          <w:rFonts w:ascii="Palatino Linotype" w:hAnsi="Palatino Linotype"/>
          <w:i/>
          <w:sz w:val="20"/>
          <w:szCs w:val="20"/>
          <w:lang w:val="pt-BR"/>
        </w:rPr>
        <w:t xml:space="preserve"> 2013: Computer-</w:t>
      </w:r>
      <w:proofErr w:type="spellStart"/>
      <w:r w:rsidRPr="007A7774">
        <w:rPr>
          <w:rFonts w:ascii="Palatino Linotype" w:hAnsi="Palatino Linotype"/>
          <w:i/>
          <w:sz w:val="20"/>
          <w:szCs w:val="20"/>
          <w:lang w:val="pt-BR"/>
        </w:rPr>
        <w:t>Aided</w:t>
      </w:r>
      <w:proofErr w:type="spellEnd"/>
      <w:r w:rsidRPr="007A7774">
        <w:rPr>
          <w:rFonts w:ascii="Palatino Linotype" w:hAnsi="Palatino Linotype"/>
          <w:i/>
          <w:sz w:val="20"/>
          <w:szCs w:val="20"/>
          <w:lang w:val="pt-BR"/>
        </w:rPr>
        <w:t xml:space="preserve"> </w:t>
      </w:r>
      <w:proofErr w:type="spellStart"/>
      <w:r w:rsidRPr="007A7774">
        <w:rPr>
          <w:rFonts w:ascii="Palatino Linotype" w:hAnsi="Palatino Linotype"/>
          <w:i/>
          <w:sz w:val="20"/>
          <w:szCs w:val="20"/>
          <w:lang w:val="pt-BR"/>
        </w:rPr>
        <w:t>Diagnosis</w:t>
      </w:r>
      <w:proofErr w:type="spellEnd"/>
      <w:r w:rsidRPr="007A7774">
        <w:rPr>
          <w:rFonts w:ascii="Palatino Linotype" w:hAnsi="Palatino Linotype"/>
          <w:i/>
          <w:sz w:val="20"/>
          <w:szCs w:val="20"/>
          <w:lang w:val="pt-BR"/>
        </w:rPr>
        <w:t>, 86703K</w:t>
      </w:r>
      <w:r>
        <w:rPr>
          <w:rFonts w:ascii="Palatino Linotype" w:hAnsi="Palatino Linotype"/>
          <w:sz w:val="20"/>
          <w:szCs w:val="20"/>
          <w:lang w:val="pt-BR"/>
        </w:rPr>
        <w:t>,</w:t>
      </w:r>
      <w:r w:rsidRPr="008937D4">
        <w:rPr>
          <w:rFonts w:ascii="Palatino Linotype" w:hAnsi="Palatino Linotype"/>
          <w:sz w:val="20"/>
          <w:szCs w:val="20"/>
          <w:lang w:val="pt-BR"/>
        </w:rPr>
        <w:t xml:space="preserve"> </w:t>
      </w:r>
      <w:r>
        <w:rPr>
          <w:rFonts w:ascii="Palatino Linotype" w:hAnsi="Palatino Linotype"/>
          <w:sz w:val="20"/>
          <w:szCs w:val="20"/>
          <w:lang w:val="pt-BR"/>
        </w:rPr>
        <w:t>2013 (</w:t>
      </w:r>
      <w:r w:rsidRPr="00B15F0F">
        <w:rPr>
          <w:rFonts w:ascii="Palatino Linotype" w:hAnsi="Palatino Linotype"/>
          <w:sz w:val="20"/>
          <w:szCs w:val="20"/>
          <w:u w:val="single"/>
          <w:lang w:val="pt-BR"/>
        </w:rPr>
        <w:t>DOI: 10.1117/12.2007812</w:t>
      </w:r>
      <w:r>
        <w:rPr>
          <w:rFonts w:ascii="Palatino Linotype" w:hAnsi="Palatino Linotype"/>
          <w:sz w:val="20"/>
          <w:szCs w:val="20"/>
          <w:lang w:val="pt-BR"/>
        </w:rPr>
        <w:t>).</w:t>
      </w:r>
    </w:p>
    <w:p w14:paraId="5831E8AA" w14:textId="77777777" w:rsidR="00261195"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Pr>
          <w:rFonts w:ascii="Palatino Linotype" w:hAnsi="Palatino Linotype"/>
          <w:sz w:val="20"/>
          <w:szCs w:val="20"/>
          <w:lang w:val="pt-BR"/>
        </w:rPr>
        <w:t>Zoghbi</w:t>
      </w:r>
      <w:proofErr w:type="spellEnd"/>
      <w:r>
        <w:rPr>
          <w:rFonts w:ascii="Palatino Linotype" w:hAnsi="Palatino Linotype"/>
          <w:sz w:val="20"/>
          <w:szCs w:val="20"/>
          <w:lang w:val="pt-BR"/>
        </w:rPr>
        <w:t>, J.</w:t>
      </w:r>
      <w:r w:rsidRPr="00C66D5F">
        <w:rPr>
          <w:rFonts w:ascii="Palatino Linotype" w:hAnsi="Palatino Linotype"/>
          <w:sz w:val="20"/>
          <w:szCs w:val="20"/>
          <w:lang w:val="pt-BR"/>
        </w:rPr>
        <w:t xml:space="preserve"> M. ; De-La-Cruz, L. T. ; </w:t>
      </w:r>
      <w:proofErr w:type="spellStart"/>
      <w:r w:rsidRPr="00C66D5F">
        <w:rPr>
          <w:rFonts w:ascii="Palatino Linotype" w:hAnsi="Palatino Linotype"/>
          <w:sz w:val="20"/>
          <w:szCs w:val="20"/>
          <w:lang w:val="pt-BR"/>
        </w:rPr>
        <w:t>Galarreta</w:t>
      </w:r>
      <w:proofErr w:type="spellEnd"/>
      <w:r w:rsidRPr="00C66D5F">
        <w:rPr>
          <w:rFonts w:ascii="Palatino Linotype" w:hAnsi="Palatino Linotype"/>
          <w:sz w:val="20"/>
          <w:szCs w:val="20"/>
          <w:lang w:val="pt-BR"/>
        </w:rPr>
        <w:t>-Valverde, M</w:t>
      </w:r>
      <w:r>
        <w:rPr>
          <w:rFonts w:ascii="Palatino Linotype" w:hAnsi="Palatino Linotype"/>
          <w:sz w:val="20"/>
          <w:szCs w:val="20"/>
          <w:lang w:val="pt-BR"/>
        </w:rPr>
        <w:t>.</w:t>
      </w:r>
      <w:r w:rsidRPr="00C66D5F">
        <w:rPr>
          <w:rFonts w:ascii="Palatino Linotype" w:hAnsi="Palatino Linotype"/>
          <w:sz w:val="20"/>
          <w:szCs w:val="20"/>
          <w:lang w:val="pt-BR"/>
        </w:rPr>
        <w:t xml:space="preserve"> A. ; Vieira, J. C. F. ; </w:t>
      </w:r>
      <w:proofErr w:type="spellStart"/>
      <w:r w:rsidRPr="00C66D5F">
        <w:rPr>
          <w:rFonts w:ascii="Palatino Linotype" w:hAnsi="Palatino Linotype"/>
          <w:sz w:val="20"/>
          <w:szCs w:val="20"/>
          <w:lang w:val="pt-BR"/>
        </w:rPr>
        <w:t>Liberatore</w:t>
      </w:r>
      <w:proofErr w:type="spellEnd"/>
      <w:r w:rsidRPr="00C66D5F">
        <w:rPr>
          <w:rFonts w:ascii="Palatino Linotype" w:hAnsi="Palatino Linotype"/>
          <w:sz w:val="20"/>
          <w:szCs w:val="20"/>
          <w:lang w:val="pt-BR"/>
        </w:rPr>
        <w:t xml:space="preserve">, A. M. A. ; </w:t>
      </w:r>
      <w:r>
        <w:rPr>
          <w:rFonts w:ascii="Palatino Linotype" w:hAnsi="Palatino Linotype"/>
          <w:sz w:val="20"/>
          <w:szCs w:val="20"/>
          <w:lang w:val="pt-BR"/>
        </w:rPr>
        <w:t xml:space="preserve">Koh, I. H. J. ; </w:t>
      </w:r>
      <w:proofErr w:type="spellStart"/>
      <w:r w:rsidRPr="00E545E6">
        <w:rPr>
          <w:rFonts w:ascii="Palatino Linotype" w:hAnsi="Palatino Linotype"/>
          <w:b/>
          <w:sz w:val="20"/>
          <w:szCs w:val="20"/>
          <w:lang w:val="pt-BR"/>
        </w:rPr>
        <w:t>Jackowski</w:t>
      </w:r>
      <w:proofErr w:type="spellEnd"/>
      <w:r w:rsidRPr="00E545E6">
        <w:rPr>
          <w:rFonts w:ascii="Palatino Linotype" w:hAnsi="Palatino Linotype"/>
          <w:b/>
          <w:sz w:val="20"/>
          <w:szCs w:val="20"/>
          <w:lang w:val="pt-BR"/>
        </w:rPr>
        <w:t>, M. P</w:t>
      </w:r>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Graph</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Based</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Characterization</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of</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Microcirculation</w:t>
      </w:r>
      <w:proofErr w:type="spellEnd"/>
      <w:r w:rsidRPr="00C66D5F">
        <w:rPr>
          <w:rFonts w:ascii="Palatino Linotype" w:hAnsi="Palatino Linotype"/>
          <w:sz w:val="20"/>
          <w:szCs w:val="20"/>
          <w:lang w:val="pt-BR"/>
        </w:rPr>
        <w:t xml:space="preserve"> in </w:t>
      </w:r>
      <w:proofErr w:type="spellStart"/>
      <w:r w:rsidRPr="00C66D5F">
        <w:rPr>
          <w:rFonts w:ascii="Palatino Linotype" w:hAnsi="Palatino Linotype"/>
          <w:sz w:val="20"/>
          <w:szCs w:val="20"/>
          <w:lang w:val="pt-BR"/>
        </w:rPr>
        <w:t>Sepsis</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Using</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Sidestream</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Dark</w:t>
      </w:r>
      <w:proofErr w:type="spellEnd"/>
      <w:r w:rsidRPr="00C66D5F">
        <w:rPr>
          <w:rFonts w:ascii="Palatino Linotype" w:hAnsi="Palatino Linotype"/>
          <w:sz w:val="20"/>
          <w:szCs w:val="20"/>
          <w:lang w:val="pt-BR"/>
        </w:rPr>
        <w:t xml:space="preserve"> Field </w:t>
      </w:r>
      <w:proofErr w:type="spellStart"/>
      <w:r w:rsidRPr="00C66D5F">
        <w:rPr>
          <w:rFonts w:ascii="Palatino Linotype" w:hAnsi="Palatino Linotype"/>
          <w:sz w:val="20"/>
          <w:szCs w:val="20"/>
          <w:lang w:val="pt-BR"/>
        </w:rPr>
        <w:t>Imaging</w:t>
      </w:r>
      <w:proofErr w:type="spellEnd"/>
      <w:r w:rsidRPr="00C66D5F">
        <w:rPr>
          <w:rFonts w:ascii="Palatino Linotype" w:hAnsi="Palatino Linotype"/>
          <w:sz w:val="20"/>
          <w:szCs w:val="20"/>
          <w:lang w:val="pt-BR"/>
        </w:rPr>
        <w:t xml:space="preserve">. In: </w:t>
      </w:r>
      <w:r w:rsidRPr="00011938">
        <w:rPr>
          <w:rFonts w:ascii="Palatino Linotype" w:hAnsi="Palatino Linotype"/>
          <w:i/>
          <w:sz w:val="20"/>
          <w:szCs w:val="20"/>
          <w:lang w:val="pt-BR"/>
        </w:rPr>
        <w:t xml:space="preserve">XXVII SIBGRAPI </w:t>
      </w:r>
      <w:proofErr w:type="spellStart"/>
      <w:r w:rsidRPr="00011938">
        <w:rPr>
          <w:rFonts w:ascii="Palatino Linotype" w:hAnsi="Palatino Linotype"/>
          <w:i/>
          <w:sz w:val="20"/>
          <w:szCs w:val="20"/>
          <w:lang w:val="pt-BR"/>
        </w:rPr>
        <w:t>Conference</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on</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Graphics</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Patterns</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and</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Images</w:t>
      </w:r>
      <w:proofErr w:type="spellEnd"/>
      <w:r w:rsidRPr="00C66D5F">
        <w:rPr>
          <w:rFonts w:ascii="Palatino Linotype" w:hAnsi="Palatino Linotype"/>
          <w:sz w:val="20"/>
          <w:szCs w:val="20"/>
          <w:lang w:val="pt-BR"/>
        </w:rPr>
        <w:t xml:space="preserve">, </w:t>
      </w:r>
      <w:r>
        <w:rPr>
          <w:rFonts w:ascii="Palatino Linotype" w:hAnsi="Palatino Linotype"/>
          <w:sz w:val="20"/>
          <w:szCs w:val="20"/>
          <w:lang w:val="pt-BR"/>
        </w:rPr>
        <w:t>p. 312-318, Rio de Janeiro, 2014.</w:t>
      </w:r>
    </w:p>
    <w:p w14:paraId="58404E9B" w14:textId="77777777" w:rsidR="00E615F4" w:rsidRDefault="00261195" w:rsidP="00E615F4">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sidRPr="006045D4">
        <w:rPr>
          <w:rFonts w:ascii="Palatino Linotype" w:hAnsi="Palatino Linotype"/>
          <w:sz w:val="20"/>
          <w:szCs w:val="20"/>
          <w:lang w:val="pt-BR"/>
        </w:rPr>
        <w:t>Galarreta</w:t>
      </w:r>
      <w:proofErr w:type="spellEnd"/>
      <w:r w:rsidRPr="006045D4">
        <w:rPr>
          <w:rFonts w:ascii="Palatino Linotype" w:hAnsi="Palatino Linotype"/>
          <w:sz w:val="20"/>
          <w:szCs w:val="20"/>
          <w:lang w:val="pt-BR"/>
        </w:rPr>
        <w:t>-Valverde, M</w:t>
      </w:r>
      <w:r>
        <w:rPr>
          <w:rFonts w:ascii="Palatino Linotype" w:hAnsi="Palatino Linotype"/>
          <w:sz w:val="20"/>
          <w:szCs w:val="20"/>
          <w:lang w:val="pt-BR"/>
        </w:rPr>
        <w:t>.</w:t>
      </w:r>
      <w:r w:rsidRPr="006045D4">
        <w:rPr>
          <w:rFonts w:ascii="Palatino Linotype" w:hAnsi="Palatino Linotype"/>
          <w:sz w:val="20"/>
          <w:szCs w:val="20"/>
          <w:lang w:val="pt-BR"/>
        </w:rPr>
        <w:t xml:space="preserve"> A. ; </w:t>
      </w:r>
      <w:proofErr w:type="spellStart"/>
      <w:r w:rsidRPr="006045D4">
        <w:rPr>
          <w:rFonts w:ascii="Palatino Linotype" w:hAnsi="Palatino Linotype"/>
          <w:sz w:val="20"/>
          <w:szCs w:val="20"/>
          <w:lang w:val="pt-BR"/>
        </w:rPr>
        <w:t>Zoghbi</w:t>
      </w:r>
      <w:proofErr w:type="spellEnd"/>
      <w:r w:rsidRPr="006045D4">
        <w:rPr>
          <w:rFonts w:ascii="Palatino Linotype" w:hAnsi="Palatino Linotype"/>
          <w:sz w:val="20"/>
          <w:szCs w:val="20"/>
          <w:lang w:val="pt-BR"/>
        </w:rPr>
        <w:t>, J</w:t>
      </w:r>
      <w:r>
        <w:rPr>
          <w:rFonts w:ascii="Palatino Linotype" w:hAnsi="Palatino Linotype"/>
          <w:sz w:val="20"/>
          <w:szCs w:val="20"/>
          <w:lang w:val="pt-BR"/>
        </w:rPr>
        <w:t>.</w:t>
      </w:r>
      <w:r w:rsidRPr="006045D4">
        <w:rPr>
          <w:rFonts w:ascii="Palatino Linotype" w:hAnsi="Palatino Linotype"/>
          <w:sz w:val="20"/>
          <w:szCs w:val="20"/>
          <w:lang w:val="pt-BR"/>
        </w:rPr>
        <w:t xml:space="preserve"> M. ; Pereira, F</w:t>
      </w:r>
      <w:r>
        <w:rPr>
          <w:rFonts w:ascii="Palatino Linotype" w:hAnsi="Palatino Linotype"/>
          <w:sz w:val="20"/>
          <w:szCs w:val="20"/>
          <w:lang w:val="pt-BR"/>
        </w:rPr>
        <w:t>.</w:t>
      </w:r>
      <w:r w:rsidRPr="006045D4">
        <w:rPr>
          <w:rFonts w:ascii="Palatino Linotype" w:hAnsi="Palatino Linotype"/>
          <w:sz w:val="20"/>
          <w:szCs w:val="20"/>
          <w:lang w:val="pt-BR"/>
        </w:rPr>
        <w:t xml:space="preserve"> ; </w:t>
      </w:r>
      <w:proofErr w:type="spellStart"/>
      <w:r w:rsidRPr="006045D4">
        <w:rPr>
          <w:rFonts w:ascii="Palatino Linotype" w:hAnsi="Palatino Linotype"/>
          <w:sz w:val="20"/>
          <w:szCs w:val="20"/>
          <w:lang w:val="pt-BR"/>
        </w:rPr>
        <w:t>Beregi</w:t>
      </w:r>
      <w:proofErr w:type="spellEnd"/>
      <w:r w:rsidRPr="006045D4">
        <w:rPr>
          <w:rFonts w:ascii="Palatino Linotype" w:hAnsi="Palatino Linotype"/>
          <w:sz w:val="20"/>
          <w:szCs w:val="20"/>
          <w:lang w:val="pt-BR"/>
        </w:rPr>
        <w:t xml:space="preserve">, </w:t>
      </w:r>
      <w:r>
        <w:rPr>
          <w:rFonts w:ascii="Palatino Linotype" w:hAnsi="Palatino Linotype"/>
          <w:sz w:val="20"/>
          <w:szCs w:val="20"/>
          <w:lang w:val="pt-BR"/>
        </w:rPr>
        <w:t>J.</w:t>
      </w:r>
      <w:r w:rsidRPr="006045D4">
        <w:rPr>
          <w:rFonts w:ascii="Palatino Linotype" w:hAnsi="Palatino Linotype"/>
          <w:sz w:val="20"/>
          <w:szCs w:val="20"/>
          <w:lang w:val="pt-BR"/>
        </w:rPr>
        <w:t xml:space="preserve"> ; Mekkaoui, C. ; </w:t>
      </w:r>
      <w:proofErr w:type="spellStart"/>
      <w:r w:rsidRPr="000022CA">
        <w:rPr>
          <w:rFonts w:ascii="Palatino Linotype" w:hAnsi="Palatino Linotype"/>
          <w:b/>
          <w:sz w:val="20"/>
          <w:szCs w:val="20"/>
          <w:lang w:val="pt-BR"/>
        </w:rPr>
        <w:t>Jackowski</w:t>
      </w:r>
      <w:proofErr w:type="spellEnd"/>
      <w:r w:rsidRPr="000022CA">
        <w:rPr>
          <w:rFonts w:ascii="Palatino Linotype" w:hAnsi="Palatino Linotype"/>
          <w:b/>
          <w:sz w:val="20"/>
          <w:szCs w:val="20"/>
          <w:lang w:val="pt-BR"/>
        </w:rPr>
        <w:t>, M. P.</w:t>
      </w:r>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Characterization</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of</w:t>
      </w:r>
      <w:proofErr w:type="spellEnd"/>
      <w:r w:rsidRPr="006045D4">
        <w:rPr>
          <w:rFonts w:ascii="Palatino Linotype" w:hAnsi="Palatino Linotype"/>
          <w:sz w:val="20"/>
          <w:szCs w:val="20"/>
          <w:lang w:val="pt-BR"/>
        </w:rPr>
        <w:t xml:space="preserve"> vascular </w:t>
      </w:r>
      <w:proofErr w:type="spellStart"/>
      <w:r w:rsidRPr="006045D4">
        <w:rPr>
          <w:rFonts w:ascii="Palatino Linotype" w:hAnsi="Palatino Linotype"/>
          <w:sz w:val="20"/>
          <w:szCs w:val="20"/>
          <w:lang w:val="pt-BR"/>
        </w:rPr>
        <w:t>tree</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architecture</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using</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the</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Tokunaga</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taxonomy</w:t>
      </w:r>
      <w:proofErr w:type="spellEnd"/>
      <w:r w:rsidRPr="006045D4">
        <w:rPr>
          <w:rFonts w:ascii="Palatino Linotype" w:hAnsi="Palatino Linotype"/>
          <w:sz w:val="20"/>
          <w:szCs w:val="20"/>
          <w:lang w:val="pt-BR"/>
        </w:rPr>
        <w:t xml:space="preserve">. In: </w:t>
      </w:r>
      <w:r w:rsidRPr="000022CA">
        <w:rPr>
          <w:rFonts w:ascii="Palatino Linotype" w:hAnsi="Palatino Linotype"/>
          <w:i/>
          <w:sz w:val="20"/>
          <w:szCs w:val="20"/>
          <w:lang w:val="pt-BR"/>
        </w:rPr>
        <w:t xml:space="preserve">Proc. SPIE 9414, Medical </w:t>
      </w:r>
      <w:proofErr w:type="spellStart"/>
      <w:r w:rsidRPr="000022CA">
        <w:rPr>
          <w:rFonts w:ascii="Palatino Linotype" w:hAnsi="Palatino Linotype"/>
          <w:i/>
          <w:sz w:val="20"/>
          <w:szCs w:val="20"/>
          <w:lang w:val="pt-BR"/>
        </w:rPr>
        <w:t>Imaging</w:t>
      </w:r>
      <w:proofErr w:type="spellEnd"/>
      <w:r w:rsidRPr="000022CA">
        <w:rPr>
          <w:rFonts w:ascii="Palatino Linotype" w:hAnsi="Palatino Linotype"/>
          <w:i/>
          <w:sz w:val="20"/>
          <w:szCs w:val="20"/>
          <w:lang w:val="pt-BR"/>
        </w:rPr>
        <w:t xml:space="preserve"> 2015: Computer-</w:t>
      </w:r>
      <w:proofErr w:type="spellStart"/>
      <w:r w:rsidRPr="000022CA">
        <w:rPr>
          <w:rFonts w:ascii="Palatino Linotype" w:hAnsi="Palatino Linotype"/>
          <w:i/>
          <w:sz w:val="20"/>
          <w:szCs w:val="20"/>
          <w:lang w:val="pt-BR"/>
        </w:rPr>
        <w:t>Aided</w:t>
      </w:r>
      <w:proofErr w:type="spellEnd"/>
      <w:r w:rsidRPr="000022CA">
        <w:rPr>
          <w:rFonts w:ascii="Palatino Linotype" w:hAnsi="Palatino Linotype"/>
          <w:i/>
          <w:sz w:val="20"/>
          <w:szCs w:val="20"/>
          <w:lang w:val="pt-BR"/>
        </w:rPr>
        <w:t xml:space="preserve"> </w:t>
      </w:r>
      <w:proofErr w:type="spellStart"/>
      <w:r w:rsidRPr="000022CA">
        <w:rPr>
          <w:rFonts w:ascii="Palatino Linotype" w:hAnsi="Palatino Linotype"/>
          <w:i/>
          <w:sz w:val="20"/>
          <w:szCs w:val="20"/>
          <w:lang w:val="pt-BR"/>
        </w:rPr>
        <w:t>Diagnosis</w:t>
      </w:r>
      <w:proofErr w:type="spellEnd"/>
      <w:r w:rsidRPr="000022CA">
        <w:rPr>
          <w:rFonts w:ascii="Palatino Linotype" w:hAnsi="Palatino Linotype"/>
          <w:i/>
          <w:sz w:val="20"/>
          <w:szCs w:val="20"/>
          <w:lang w:val="pt-BR"/>
        </w:rPr>
        <w:t>, 94143</w:t>
      </w:r>
      <w:r>
        <w:rPr>
          <w:rFonts w:ascii="Palatino Linotype" w:hAnsi="Palatino Linotype"/>
          <w:sz w:val="20"/>
          <w:szCs w:val="20"/>
          <w:lang w:val="pt-BR"/>
        </w:rPr>
        <w:t>, 2015 (</w:t>
      </w:r>
      <w:r w:rsidRPr="00B15F0F">
        <w:rPr>
          <w:rFonts w:ascii="Palatino Linotype" w:hAnsi="Palatino Linotype"/>
          <w:sz w:val="20"/>
          <w:szCs w:val="20"/>
          <w:u w:val="single"/>
          <w:lang w:val="pt-BR"/>
        </w:rPr>
        <w:t>DOI: 10.1117/12.2080854</w:t>
      </w:r>
      <w:r>
        <w:rPr>
          <w:rFonts w:ascii="Palatino Linotype" w:hAnsi="Palatino Linotype"/>
          <w:sz w:val="20"/>
          <w:szCs w:val="20"/>
          <w:lang w:val="pt-BR"/>
        </w:rPr>
        <w:t>).</w:t>
      </w:r>
    </w:p>
    <w:p w14:paraId="5AC9C96A" w14:textId="6A4A1F32" w:rsidR="00E615F4" w:rsidRDefault="00E615F4" w:rsidP="00E615F4">
      <w:pPr>
        <w:pStyle w:val="ListParagraph"/>
        <w:numPr>
          <w:ilvl w:val="0"/>
          <w:numId w:val="2"/>
        </w:numPr>
        <w:spacing w:after="120"/>
        <w:ind w:left="426"/>
        <w:contextualSpacing w:val="0"/>
        <w:jc w:val="both"/>
        <w:rPr>
          <w:rFonts w:ascii="Palatino Linotype" w:hAnsi="Palatino Linotype"/>
          <w:sz w:val="20"/>
          <w:szCs w:val="20"/>
          <w:lang w:val="pt-BR"/>
        </w:rPr>
      </w:pPr>
      <w:r w:rsidRPr="00E615F4">
        <w:rPr>
          <w:rFonts w:ascii="Palatino Linotype" w:hAnsi="Palatino Linotype"/>
          <w:sz w:val="20"/>
          <w:szCs w:val="20"/>
          <w:lang w:val="pt-BR"/>
        </w:rPr>
        <w:t>Viana M</w:t>
      </w:r>
      <w:r>
        <w:rPr>
          <w:rFonts w:ascii="Palatino Linotype" w:hAnsi="Palatino Linotype"/>
          <w:sz w:val="20"/>
          <w:szCs w:val="20"/>
          <w:lang w:val="pt-BR"/>
        </w:rPr>
        <w:t>.</w:t>
      </w:r>
      <w:r w:rsidRPr="00E615F4">
        <w:rPr>
          <w:rFonts w:ascii="Palatino Linotype" w:hAnsi="Palatino Linotype"/>
          <w:sz w:val="20"/>
          <w:szCs w:val="20"/>
          <w:lang w:val="pt-BR"/>
        </w:rPr>
        <w:t xml:space="preserve"> et al. São Paulo </w:t>
      </w:r>
      <w:proofErr w:type="spellStart"/>
      <w:r w:rsidRPr="00E615F4">
        <w:rPr>
          <w:rFonts w:ascii="Palatino Linotype" w:hAnsi="Palatino Linotype"/>
          <w:sz w:val="20"/>
          <w:szCs w:val="20"/>
          <w:lang w:val="pt-BR"/>
        </w:rPr>
        <w:t>Megacity</w:t>
      </w:r>
      <w:proofErr w:type="spellEnd"/>
      <w:r w:rsidRPr="00E615F4">
        <w:rPr>
          <w:rFonts w:ascii="Palatino Linotype" w:hAnsi="Palatino Linotype"/>
          <w:sz w:val="20"/>
          <w:szCs w:val="20"/>
          <w:lang w:val="pt-BR"/>
        </w:rPr>
        <w:t xml:space="preserve"> Mental Health </w:t>
      </w:r>
      <w:proofErr w:type="spellStart"/>
      <w:r w:rsidRPr="00E615F4">
        <w:rPr>
          <w:rFonts w:ascii="Palatino Linotype" w:hAnsi="Palatino Linotype"/>
          <w:sz w:val="20"/>
          <w:szCs w:val="20"/>
          <w:lang w:val="pt-BR"/>
        </w:rPr>
        <w:t>Surv</w:t>
      </w:r>
      <w:r>
        <w:rPr>
          <w:rFonts w:ascii="Palatino Linotype" w:hAnsi="Palatino Linotype"/>
          <w:sz w:val="20"/>
          <w:szCs w:val="20"/>
          <w:lang w:val="pt-BR"/>
        </w:rPr>
        <w:t>ey</w:t>
      </w:r>
      <w:proofErr w:type="spellEnd"/>
      <w:r>
        <w:rPr>
          <w:rFonts w:ascii="Palatino Linotype" w:hAnsi="Palatino Linotype"/>
          <w:sz w:val="20"/>
          <w:szCs w:val="20"/>
          <w:lang w:val="pt-BR"/>
        </w:rPr>
        <w:t xml:space="preserve"> – A </w:t>
      </w:r>
      <w:proofErr w:type="spellStart"/>
      <w:r>
        <w:rPr>
          <w:rFonts w:ascii="Palatino Linotype" w:hAnsi="Palatino Linotype"/>
          <w:sz w:val="20"/>
          <w:szCs w:val="20"/>
          <w:lang w:val="pt-BR"/>
        </w:rPr>
        <w:t>population-based</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epidemi</w:t>
      </w:r>
      <w:r w:rsidRPr="00E615F4">
        <w:rPr>
          <w:rFonts w:ascii="Palatino Linotype" w:hAnsi="Palatino Linotype"/>
          <w:sz w:val="20"/>
          <w:szCs w:val="20"/>
          <w:lang w:val="pt-BR"/>
        </w:rPr>
        <w:t>ological</w:t>
      </w:r>
      <w:proofErr w:type="spellEnd"/>
      <w:r w:rsidRPr="00E615F4">
        <w:rPr>
          <w:rFonts w:ascii="Palatino Linotype" w:hAnsi="Palatino Linotype"/>
          <w:sz w:val="20"/>
          <w:szCs w:val="20"/>
          <w:lang w:val="pt-BR"/>
        </w:rPr>
        <w:t xml:space="preserve"> </w:t>
      </w:r>
      <w:proofErr w:type="spellStart"/>
      <w:r w:rsidRPr="00E615F4">
        <w:rPr>
          <w:rFonts w:ascii="Palatino Linotype" w:hAnsi="Palatino Linotype"/>
          <w:sz w:val="20"/>
          <w:szCs w:val="20"/>
          <w:lang w:val="pt-BR"/>
        </w:rPr>
        <w:t>study</w:t>
      </w:r>
      <w:proofErr w:type="spellEnd"/>
      <w:r w:rsidRPr="00E615F4">
        <w:rPr>
          <w:rFonts w:ascii="Palatino Linotype" w:hAnsi="Palatino Linotype"/>
          <w:sz w:val="20"/>
          <w:szCs w:val="20"/>
          <w:lang w:val="pt-BR"/>
        </w:rPr>
        <w:t xml:space="preserve"> </w:t>
      </w:r>
      <w:proofErr w:type="spellStart"/>
      <w:r w:rsidRPr="00E615F4">
        <w:rPr>
          <w:rFonts w:ascii="Palatino Linotype" w:hAnsi="Palatino Linotype"/>
          <w:sz w:val="20"/>
          <w:szCs w:val="20"/>
          <w:lang w:val="pt-BR"/>
        </w:rPr>
        <w:t>of</w:t>
      </w:r>
      <w:proofErr w:type="spellEnd"/>
      <w:r w:rsidRPr="00E615F4">
        <w:rPr>
          <w:rFonts w:ascii="Palatino Linotype" w:hAnsi="Palatino Linotype"/>
          <w:sz w:val="20"/>
          <w:szCs w:val="20"/>
          <w:lang w:val="pt-BR"/>
        </w:rPr>
        <w:t xml:space="preserve"> </w:t>
      </w:r>
      <w:proofErr w:type="spellStart"/>
      <w:r w:rsidRPr="00E615F4">
        <w:rPr>
          <w:rFonts w:ascii="Palatino Linotype" w:hAnsi="Palatino Linotype"/>
          <w:sz w:val="20"/>
          <w:szCs w:val="20"/>
          <w:lang w:val="pt-BR"/>
        </w:rPr>
        <w:t>psychiatric</w:t>
      </w:r>
      <w:proofErr w:type="spellEnd"/>
      <w:r w:rsidRPr="00E615F4">
        <w:rPr>
          <w:rFonts w:ascii="Palatino Linotype" w:hAnsi="Palatino Linotype"/>
          <w:sz w:val="20"/>
          <w:szCs w:val="20"/>
          <w:lang w:val="pt-BR"/>
        </w:rPr>
        <w:t xml:space="preserve"> </w:t>
      </w:r>
      <w:proofErr w:type="spellStart"/>
      <w:r w:rsidRPr="00E615F4">
        <w:rPr>
          <w:rFonts w:ascii="Palatino Linotype" w:hAnsi="Palatino Linotype"/>
          <w:sz w:val="20"/>
          <w:szCs w:val="20"/>
          <w:lang w:val="pt-BR"/>
        </w:rPr>
        <w:t>morbidity</w:t>
      </w:r>
      <w:proofErr w:type="spellEnd"/>
      <w:r w:rsidRPr="00E615F4">
        <w:rPr>
          <w:rFonts w:ascii="Palatino Linotype" w:hAnsi="Palatino Linotype"/>
          <w:sz w:val="20"/>
          <w:szCs w:val="20"/>
          <w:lang w:val="pt-BR"/>
        </w:rPr>
        <w:t xml:space="preserve"> in </w:t>
      </w:r>
      <w:proofErr w:type="spellStart"/>
      <w:r w:rsidRPr="00E615F4">
        <w:rPr>
          <w:rFonts w:ascii="Palatino Linotype" w:hAnsi="Palatino Linotype"/>
          <w:sz w:val="20"/>
          <w:szCs w:val="20"/>
          <w:lang w:val="pt-BR"/>
        </w:rPr>
        <w:t>the</w:t>
      </w:r>
      <w:proofErr w:type="spellEnd"/>
      <w:r w:rsidRPr="00E615F4">
        <w:rPr>
          <w:rFonts w:ascii="Palatino Linotype" w:hAnsi="Palatino Linotype"/>
          <w:sz w:val="20"/>
          <w:szCs w:val="20"/>
          <w:lang w:val="pt-BR"/>
        </w:rPr>
        <w:t xml:space="preserve"> São Pa</w:t>
      </w:r>
      <w:r>
        <w:rPr>
          <w:rFonts w:ascii="Palatino Linotype" w:hAnsi="Palatino Linotype"/>
          <w:sz w:val="20"/>
          <w:szCs w:val="20"/>
          <w:lang w:val="pt-BR"/>
        </w:rPr>
        <w:t xml:space="preserve">ulo </w:t>
      </w:r>
      <w:proofErr w:type="spellStart"/>
      <w:r>
        <w:rPr>
          <w:rFonts w:ascii="Palatino Linotype" w:hAnsi="Palatino Linotype"/>
          <w:sz w:val="20"/>
          <w:szCs w:val="20"/>
          <w:lang w:val="pt-BR"/>
        </w:rPr>
        <w:t>Metropolitan</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Area</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aims</w:t>
      </w:r>
      <w:proofErr w:type="spellEnd"/>
      <w:r>
        <w:rPr>
          <w:rFonts w:ascii="Palatino Linotype" w:hAnsi="Palatino Linotype"/>
          <w:sz w:val="20"/>
          <w:szCs w:val="20"/>
          <w:lang w:val="pt-BR"/>
        </w:rPr>
        <w:t>, de</w:t>
      </w:r>
      <w:r w:rsidRPr="00E615F4">
        <w:rPr>
          <w:rFonts w:ascii="Palatino Linotype" w:hAnsi="Palatino Linotype"/>
          <w:sz w:val="20"/>
          <w:szCs w:val="20"/>
          <w:lang w:val="pt-BR"/>
        </w:rPr>
        <w:t xml:space="preserve">sign </w:t>
      </w:r>
      <w:proofErr w:type="spellStart"/>
      <w:r w:rsidRPr="00E615F4">
        <w:rPr>
          <w:rFonts w:ascii="Palatino Linotype" w:hAnsi="Palatino Linotype"/>
          <w:sz w:val="20"/>
          <w:szCs w:val="20"/>
          <w:lang w:val="pt-BR"/>
        </w:rPr>
        <w:t>an</w:t>
      </w:r>
      <w:r>
        <w:rPr>
          <w:rFonts w:ascii="Palatino Linotype" w:hAnsi="Palatino Linotype"/>
          <w:sz w:val="20"/>
          <w:szCs w:val="20"/>
          <w:lang w:val="pt-BR"/>
        </w:rPr>
        <w:t>d</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field</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implementation</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Rev</w:t>
      </w:r>
      <w:proofErr w:type="spellEnd"/>
      <w:r>
        <w:rPr>
          <w:rFonts w:ascii="Palatino Linotype" w:hAnsi="Palatino Linotype"/>
          <w:sz w:val="20"/>
          <w:szCs w:val="20"/>
          <w:lang w:val="pt-BR"/>
        </w:rPr>
        <w:t xml:space="preserve"> Bras.</w:t>
      </w:r>
      <w:r w:rsidRPr="00E615F4">
        <w:rPr>
          <w:rFonts w:ascii="Palatino Linotype" w:hAnsi="Palatino Linotype"/>
          <w:sz w:val="20"/>
          <w:szCs w:val="20"/>
          <w:lang w:val="pt-BR"/>
        </w:rPr>
        <w:t xml:space="preserve"> Psiquiatr. 31(4):375-86</w:t>
      </w:r>
      <w:r>
        <w:rPr>
          <w:rFonts w:ascii="Palatino Linotype" w:hAnsi="Palatino Linotype"/>
          <w:sz w:val="20"/>
          <w:szCs w:val="20"/>
          <w:lang w:val="pt-BR"/>
        </w:rPr>
        <w:t xml:space="preserve">, </w:t>
      </w:r>
      <w:r w:rsidRPr="00E615F4">
        <w:rPr>
          <w:rFonts w:ascii="Palatino Linotype" w:hAnsi="Palatino Linotype"/>
          <w:sz w:val="20"/>
          <w:szCs w:val="20"/>
          <w:lang w:val="pt-BR"/>
        </w:rPr>
        <w:t>2009</w:t>
      </w:r>
      <w:r>
        <w:rPr>
          <w:rFonts w:ascii="Palatino Linotype" w:hAnsi="Palatino Linotype"/>
          <w:sz w:val="20"/>
          <w:szCs w:val="20"/>
          <w:lang w:val="pt-BR"/>
        </w:rPr>
        <w:t>.</w:t>
      </w:r>
    </w:p>
    <w:p w14:paraId="080AE1C3" w14:textId="43354A15" w:rsidR="00433188" w:rsidRDefault="00433188" w:rsidP="00E615F4">
      <w:pPr>
        <w:pStyle w:val="ListParagraph"/>
        <w:numPr>
          <w:ilvl w:val="0"/>
          <w:numId w:val="2"/>
        </w:numPr>
        <w:spacing w:after="120"/>
        <w:ind w:left="426"/>
        <w:contextualSpacing w:val="0"/>
        <w:jc w:val="both"/>
        <w:rPr>
          <w:rFonts w:ascii="Palatino Linotype" w:hAnsi="Palatino Linotype"/>
          <w:sz w:val="20"/>
          <w:szCs w:val="20"/>
          <w:lang w:val="pt-BR"/>
        </w:rPr>
      </w:pPr>
      <w:r w:rsidRPr="00433188">
        <w:rPr>
          <w:rFonts w:ascii="Palatino Linotype" w:hAnsi="Palatino Linotype"/>
          <w:sz w:val="20"/>
          <w:szCs w:val="20"/>
          <w:lang w:val="pt-BR"/>
        </w:rPr>
        <w:t xml:space="preserve">WHO </w:t>
      </w:r>
      <w:proofErr w:type="spellStart"/>
      <w:r w:rsidRPr="00433188">
        <w:rPr>
          <w:rFonts w:ascii="Palatino Linotype" w:hAnsi="Palatino Linotype"/>
          <w:sz w:val="20"/>
          <w:szCs w:val="20"/>
          <w:lang w:val="pt-BR"/>
        </w:rPr>
        <w:t>International</w:t>
      </w:r>
      <w:proofErr w:type="spellEnd"/>
      <w:r w:rsidRPr="00433188">
        <w:rPr>
          <w:rFonts w:ascii="Palatino Linotype" w:hAnsi="Palatino Linotype"/>
          <w:sz w:val="20"/>
          <w:szCs w:val="20"/>
          <w:lang w:val="pt-BR"/>
        </w:rPr>
        <w:t xml:space="preserve"> Consortium in </w:t>
      </w:r>
      <w:proofErr w:type="spellStart"/>
      <w:r w:rsidRPr="00433188">
        <w:rPr>
          <w:rFonts w:ascii="Palatino Linotype" w:hAnsi="Palatino Linotype"/>
          <w:sz w:val="20"/>
          <w:szCs w:val="20"/>
          <w:lang w:val="pt-BR"/>
        </w:rPr>
        <w:t>Psychiatric</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Epidemiology</w:t>
      </w:r>
      <w:proofErr w:type="spellEnd"/>
      <w:r w:rsidRPr="00433188">
        <w:rPr>
          <w:rFonts w:ascii="Palatino Linotype" w:hAnsi="Palatino Linotype"/>
          <w:sz w:val="20"/>
          <w:szCs w:val="20"/>
          <w:lang w:val="pt-BR"/>
        </w:rPr>
        <w:t>. Cross-</w:t>
      </w:r>
      <w:proofErr w:type="spellStart"/>
      <w:r w:rsidRPr="00433188">
        <w:rPr>
          <w:rFonts w:ascii="Palatino Linotype" w:hAnsi="Palatino Linotype"/>
          <w:sz w:val="20"/>
          <w:szCs w:val="20"/>
          <w:lang w:val="pt-BR"/>
        </w:rPr>
        <w:t>national</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comparisons</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of</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the</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prevalences</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and</w:t>
      </w:r>
      <w:proofErr w:type="spellEnd"/>
      <w:r w:rsidRPr="00433188">
        <w:rPr>
          <w:rFonts w:ascii="Palatino Linotype" w:hAnsi="Palatino Linotype"/>
          <w:sz w:val="20"/>
          <w:szCs w:val="20"/>
          <w:lang w:val="pt-BR"/>
        </w:rPr>
        <w:t xml:space="preserve"> correlates </w:t>
      </w:r>
      <w:proofErr w:type="spellStart"/>
      <w:r w:rsidRPr="00433188">
        <w:rPr>
          <w:rFonts w:ascii="Palatino Linotype" w:hAnsi="Palatino Linotype"/>
          <w:sz w:val="20"/>
          <w:szCs w:val="20"/>
          <w:lang w:val="pt-BR"/>
        </w:rPr>
        <w:t>of</w:t>
      </w:r>
      <w:proofErr w:type="spellEnd"/>
      <w:r w:rsidRPr="00433188">
        <w:rPr>
          <w:rFonts w:ascii="Palatino Linotype" w:hAnsi="Palatino Linotype"/>
          <w:sz w:val="20"/>
          <w:szCs w:val="20"/>
          <w:lang w:val="pt-BR"/>
        </w:rPr>
        <w:t xml:space="preserve"> mental </w:t>
      </w:r>
      <w:proofErr w:type="spellStart"/>
      <w:r w:rsidRPr="00433188">
        <w:rPr>
          <w:rFonts w:ascii="Palatino Linotype" w:hAnsi="Palatino Linotype"/>
          <w:sz w:val="20"/>
          <w:szCs w:val="20"/>
          <w:lang w:val="pt-BR"/>
        </w:rPr>
        <w:t>disorders</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Bulletin</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of</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the</w:t>
      </w:r>
      <w:proofErr w:type="spellEnd"/>
      <w:r w:rsidRPr="00433188">
        <w:rPr>
          <w:rFonts w:ascii="Palatino Linotype" w:hAnsi="Palatino Linotype"/>
          <w:sz w:val="20"/>
          <w:szCs w:val="20"/>
          <w:lang w:val="pt-BR"/>
        </w:rPr>
        <w:t xml:space="preserve"> World Health </w:t>
      </w:r>
      <w:proofErr w:type="spellStart"/>
      <w:r w:rsidRPr="00433188">
        <w:rPr>
          <w:rFonts w:ascii="Palatino Linotype" w:hAnsi="Palatino Linotype"/>
          <w:sz w:val="20"/>
          <w:szCs w:val="20"/>
          <w:lang w:val="pt-BR"/>
        </w:rPr>
        <w:t>Organization</w:t>
      </w:r>
      <w:proofErr w:type="spellEnd"/>
      <w:r w:rsidRPr="00433188">
        <w:rPr>
          <w:rFonts w:ascii="Palatino Linotype" w:hAnsi="Palatino Linotype"/>
          <w:sz w:val="20"/>
          <w:szCs w:val="20"/>
          <w:lang w:val="pt-BR"/>
        </w:rPr>
        <w:t xml:space="preserve"> 78 (4</w:t>
      </w:r>
      <w:r>
        <w:rPr>
          <w:rFonts w:ascii="Palatino Linotype" w:hAnsi="Palatino Linotype"/>
          <w:sz w:val="20"/>
          <w:szCs w:val="20"/>
          <w:lang w:val="pt-BR"/>
        </w:rPr>
        <w:t xml:space="preserve">), </w:t>
      </w:r>
      <w:r w:rsidRPr="00433188">
        <w:rPr>
          <w:rFonts w:ascii="Palatino Linotype" w:hAnsi="Palatino Linotype"/>
          <w:sz w:val="20"/>
          <w:szCs w:val="20"/>
          <w:lang w:val="pt-BR"/>
        </w:rPr>
        <w:t>2000</w:t>
      </w:r>
      <w:r>
        <w:rPr>
          <w:rFonts w:ascii="Palatino Linotype" w:hAnsi="Palatino Linotype"/>
          <w:sz w:val="20"/>
          <w:szCs w:val="20"/>
          <w:lang w:val="pt-BR"/>
        </w:rPr>
        <w:t>.</w:t>
      </w:r>
    </w:p>
    <w:p w14:paraId="4555F3C6" w14:textId="77777777" w:rsidR="00E615F4" w:rsidRPr="00E615F4" w:rsidRDefault="00E615F4" w:rsidP="00E615F4">
      <w:pPr>
        <w:spacing w:after="120"/>
        <w:ind w:left="-6"/>
        <w:jc w:val="both"/>
        <w:rPr>
          <w:rFonts w:ascii="Palatino Linotype" w:hAnsi="Palatino Linotype"/>
          <w:sz w:val="20"/>
          <w:szCs w:val="20"/>
          <w:lang w:val="pt-BR"/>
        </w:rPr>
      </w:pPr>
    </w:p>
    <w:p w14:paraId="408F317A" w14:textId="77777777" w:rsidR="00261195" w:rsidRPr="00261195" w:rsidRDefault="00261195" w:rsidP="00261195">
      <w:pPr>
        <w:spacing w:after="120"/>
        <w:jc w:val="both"/>
        <w:rPr>
          <w:rFonts w:ascii="Palatino Linotype" w:hAnsi="Palatino Linotype"/>
          <w:sz w:val="20"/>
          <w:szCs w:val="20"/>
          <w:lang w:val="pt-BR"/>
        </w:rPr>
      </w:pPr>
    </w:p>
    <w:p w14:paraId="5A6814BB" w14:textId="229B9B31" w:rsidR="00F919C3" w:rsidRPr="001D731C" w:rsidRDefault="00F919C3" w:rsidP="001D731C">
      <w:pPr>
        <w:pStyle w:val="ListParagraph"/>
        <w:numPr>
          <w:ilvl w:val="0"/>
          <w:numId w:val="2"/>
        </w:numPr>
        <w:spacing w:after="120"/>
        <w:contextualSpacing w:val="0"/>
        <w:jc w:val="both"/>
        <w:rPr>
          <w:rFonts w:ascii="Palatino Linotype" w:hAnsi="Palatino Linotype"/>
          <w:sz w:val="20"/>
          <w:szCs w:val="20"/>
          <w:lang w:val="pt-BR"/>
        </w:rPr>
      </w:pPr>
      <w:r w:rsidRPr="001D731C">
        <w:rPr>
          <w:rFonts w:ascii="Palatino Linotype" w:hAnsi="Palatino Linotype"/>
          <w:sz w:val="20"/>
          <w:szCs w:val="20"/>
          <w:lang w:val="pt-BR"/>
        </w:rPr>
        <w:br w:type="page"/>
      </w:r>
    </w:p>
    <w:p w14:paraId="7363D6B2" w14:textId="39D5E61D" w:rsidR="00F919C3" w:rsidRDefault="001110F3" w:rsidP="00F919C3">
      <w:pPr>
        <w:pStyle w:val="Memorial-Style"/>
        <w:rPr>
          <w:szCs w:val="24"/>
        </w:rPr>
      </w:pPr>
      <w:bookmarkStart w:id="91" w:name="_Toc334106632"/>
      <w:r>
        <w:rPr>
          <w:szCs w:val="24"/>
        </w:rPr>
        <w:t>Apêndice</w:t>
      </w:r>
      <w:r w:rsidR="0052629C">
        <w:rPr>
          <w:szCs w:val="24"/>
        </w:rPr>
        <w:t xml:space="preserve"> I</w:t>
      </w:r>
      <w:r w:rsidR="00F919C3">
        <w:rPr>
          <w:szCs w:val="24"/>
        </w:rPr>
        <w:t xml:space="preserve"> – Artigos </w:t>
      </w:r>
      <w:r w:rsidR="00352654">
        <w:rPr>
          <w:szCs w:val="24"/>
        </w:rPr>
        <w:t>r</w:t>
      </w:r>
      <w:r w:rsidR="00F919C3">
        <w:rPr>
          <w:szCs w:val="24"/>
        </w:rPr>
        <w:t>elacionados</w:t>
      </w:r>
      <w:bookmarkEnd w:id="91"/>
    </w:p>
    <w:p w14:paraId="7B688283" w14:textId="77777777" w:rsidR="003F4514" w:rsidRPr="00FF5076" w:rsidRDefault="003F4514" w:rsidP="00FF5076">
      <w:pPr>
        <w:pStyle w:val="ListParagraph"/>
        <w:spacing w:after="240" w:line="276" w:lineRule="auto"/>
        <w:ind w:left="0"/>
        <w:contextualSpacing w:val="0"/>
        <w:jc w:val="both"/>
        <w:rPr>
          <w:rFonts w:ascii="Palatino Linotype" w:hAnsi="Palatino Linotype"/>
          <w:sz w:val="20"/>
          <w:szCs w:val="20"/>
          <w:lang w:val="pt-BR"/>
        </w:rPr>
      </w:pPr>
    </w:p>
    <w:sectPr w:rsidR="003F4514" w:rsidRPr="00FF5076" w:rsidSect="001C7529">
      <w:footerReference w:type="even" r:id="rId31"/>
      <w:footerReference w:type="default" r:id="rId32"/>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B36905" w14:textId="77777777" w:rsidR="008133AD" w:rsidRDefault="008133AD" w:rsidP="00E62D36">
      <w:r>
        <w:separator/>
      </w:r>
    </w:p>
  </w:endnote>
  <w:endnote w:type="continuationSeparator" w:id="0">
    <w:p w14:paraId="73921FC1" w14:textId="77777777" w:rsidR="008133AD" w:rsidRDefault="008133AD" w:rsidP="00E62D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Narrow">
    <w:panose1 w:val="020B0506020202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21193A" w14:textId="77777777" w:rsidR="008133AD" w:rsidRDefault="008133AD" w:rsidP="001C752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12C5E0E" w14:textId="77777777" w:rsidR="008133AD" w:rsidRDefault="008133A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D4210B" w14:textId="77777777" w:rsidR="008133AD" w:rsidRPr="00D633C6" w:rsidRDefault="008133AD" w:rsidP="001C7529">
    <w:pPr>
      <w:pStyle w:val="Footer"/>
      <w:framePr w:wrap="around" w:vAnchor="text" w:hAnchor="margin" w:xAlign="center" w:y="1"/>
      <w:rPr>
        <w:rStyle w:val="PageNumber"/>
        <w:rFonts w:ascii="Palatino Linotype" w:hAnsi="Palatino Linotype"/>
        <w:sz w:val="20"/>
      </w:rPr>
    </w:pPr>
    <w:r w:rsidRPr="00D633C6">
      <w:rPr>
        <w:rStyle w:val="PageNumber"/>
        <w:rFonts w:ascii="Palatino Linotype" w:hAnsi="Palatino Linotype"/>
        <w:sz w:val="20"/>
      </w:rPr>
      <w:fldChar w:fldCharType="begin"/>
    </w:r>
    <w:r w:rsidRPr="00D633C6">
      <w:rPr>
        <w:rStyle w:val="PageNumber"/>
        <w:rFonts w:ascii="Palatino Linotype" w:hAnsi="Palatino Linotype"/>
        <w:sz w:val="20"/>
      </w:rPr>
      <w:instrText xml:space="preserve">PAGE  </w:instrText>
    </w:r>
    <w:r w:rsidRPr="00D633C6">
      <w:rPr>
        <w:rStyle w:val="PageNumber"/>
        <w:rFonts w:ascii="Palatino Linotype" w:hAnsi="Palatino Linotype"/>
        <w:sz w:val="20"/>
      </w:rPr>
      <w:fldChar w:fldCharType="separate"/>
    </w:r>
    <w:r w:rsidR="00332706">
      <w:rPr>
        <w:rStyle w:val="PageNumber"/>
        <w:rFonts w:ascii="Palatino Linotype" w:hAnsi="Palatino Linotype"/>
        <w:noProof/>
        <w:sz w:val="20"/>
      </w:rPr>
      <w:t>6</w:t>
    </w:r>
    <w:r w:rsidRPr="00D633C6">
      <w:rPr>
        <w:rStyle w:val="PageNumber"/>
        <w:rFonts w:ascii="Palatino Linotype" w:hAnsi="Palatino Linotype"/>
        <w:sz w:val="20"/>
      </w:rPr>
      <w:fldChar w:fldCharType="end"/>
    </w:r>
  </w:p>
  <w:p w14:paraId="5024BF85" w14:textId="77777777" w:rsidR="008133AD" w:rsidRDefault="008133A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1723AF" w14:textId="77777777" w:rsidR="008133AD" w:rsidRDefault="008133AD" w:rsidP="00E62D36">
      <w:r>
        <w:separator/>
      </w:r>
    </w:p>
  </w:footnote>
  <w:footnote w:type="continuationSeparator" w:id="0">
    <w:p w14:paraId="16D6FBFD" w14:textId="77777777" w:rsidR="008133AD" w:rsidRDefault="008133AD" w:rsidP="00E62D3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756245"/>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
    <w:nsid w:val="4F2C148C"/>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
    <w:nsid w:val="610E1071"/>
    <w:multiLevelType w:val="multilevel"/>
    <w:tmpl w:val="B4DA8E8A"/>
    <w:lvl w:ilvl="0">
      <w:start w:val="1"/>
      <w:numFmt w:val="decimal"/>
      <w:lvlText w:val="%1"/>
      <w:lvlJc w:val="left"/>
      <w:pPr>
        <w:ind w:left="432" w:hanging="432"/>
      </w:pPr>
      <w:rPr>
        <w:rFonts w:ascii="Palatino Linotype" w:hAnsi="Palatino Linotype" w:hint="default"/>
        <w:b/>
        <w:color w:val="auto"/>
        <w:sz w:val="24"/>
        <w:szCs w:val="24"/>
      </w:rPr>
    </w:lvl>
    <w:lvl w:ilvl="1">
      <w:start w:val="1"/>
      <w:numFmt w:val="decimal"/>
      <w:pStyle w:val="Memorial-Heading2"/>
      <w:lvlText w:val="%1.%2"/>
      <w:lvlJc w:val="left"/>
      <w:pPr>
        <w:ind w:left="576" w:hanging="576"/>
      </w:pPr>
      <w:rPr>
        <w:rFonts w:ascii="Palatino Linotype" w:hAnsi="Palatino Linotype" w:hint="default"/>
        <w:b/>
        <w:color w:val="auto"/>
        <w:sz w:val="22"/>
        <w:szCs w:val="22"/>
      </w:rPr>
    </w:lvl>
    <w:lvl w:ilvl="2">
      <w:start w:val="1"/>
      <w:numFmt w:val="decimal"/>
      <w:pStyle w:val="Memorial-Heading3"/>
      <w:lvlText w:val="%1.%2.%3"/>
      <w:lvlJc w:val="left"/>
      <w:pPr>
        <w:ind w:left="720" w:hanging="720"/>
      </w:pPr>
      <w:rPr>
        <w:rFonts w:ascii="Palatino Linotype" w:hAnsi="Palatino Linotype" w:hint="default"/>
        <w:b/>
        <w:color w:val="auto"/>
        <w:sz w:val="22"/>
      </w:rPr>
    </w:lvl>
    <w:lvl w:ilvl="3">
      <w:start w:val="1"/>
      <w:numFmt w:val="decimal"/>
      <w:lvlText w:val="%1.%2.%3.%4"/>
      <w:lvlJc w:val="left"/>
      <w:pPr>
        <w:ind w:left="864" w:hanging="864"/>
      </w:pPr>
      <w:rPr>
        <w:rFonts w:ascii="Palatino Linotype" w:hAnsi="Palatino Linotype" w:hint="default"/>
        <w:b/>
        <w:color w:val="auto"/>
        <w:sz w:val="20"/>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7F6"/>
    <w:rsid w:val="00007EEA"/>
    <w:rsid w:val="00023F40"/>
    <w:rsid w:val="00072EAB"/>
    <w:rsid w:val="000843A1"/>
    <w:rsid w:val="00085F10"/>
    <w:rsid w:val="00086ECB"/>
    <w:rsid w:val="00092858"/>
    <w:rsid w:val="000B18B9"/>
    <w:rsid w:val="000B4071"/>
    <w:rsid w:val="000B450A"/>
    <w:rsid w:val="000D375B"/>
    <w:rsid w:val="0010606B"/>
    <w:rsid w:val="001110F3"/>
    <w:rsid w:val="0011208C"/>
    <w:rsid w:val="001134A1"/>
    <w:rsid w:val="00133B7B"/>
    <w:rsid w:val="00151D6E"/>
    <w:rsid w:val="001A3E56"/>
    <w:rsid w:val="001A5431"/>
    <w:rsid w:val="001C465F"/>
    <w:rsid w:val="001C7529"/>
    <w:rsid w:val="001D0880"/>
    <w:rsid w:val="001D4616"/>
    <w:rsid w:val="001D731C"/>
    <w:rsid w:val="001F6D42"/>
    <w:rsid w:val="00214E3A"/>
    <w:rsid w:val="00223DC5"/>
    <w:rsid w:val="00261195"/>
    <w:rsid w:val="00261AD3"/>
    <w:rsid w:val="00276EF7"/>
    <w:rsid w:val="00282814"/>
    <w:rsid w:val="00296431"/>
    <w:rsid w:val="00296ED4"/>
    <w:rsid w:val="002A54F8"/>
    <w:rsid w:val="002B46B6"/>
    <w:rsid w:val="002F6F69"/>
    <w:rsid w:val="002F7C54"/>
    <w:rsid w:val="00301589"/>
    <w:rsid w:val="0031526D"/>
    <w:rsid w:val="00332706"/>
    <w:rsid w:val="00352654"/>
    <w:rsid w:val="00356BDB"/>
    <w:rsid w:val="00366D38"/>
    <w:rsid w:val="00386295"/>
    <w:rsid w:val="003C62BD"/>
    <w:rsid w:val="003D39D8"/>
    <w:rsid w:val="003F100F"/>
    <w:rsid w:val="003F4514"/>
    <w:rsid w:val="004130D3"/>
    <w:rsid w:val="004168E2"/>
    <w:rsid w:val="00433188"/>
    <w:rsid w:val="0044197B"/>
    <w:rsid w:val="004572A6"/>
    <w:rsid w:val="004610D7"/>
    <w:rsid w:val="0046686A"/>
    <w:rsid w:val="004853A0"/>
    <w:rsid w:val="0048670E"/>
    <w:rsid w:val="00495584"/>
    <w:rsid w:val="004A0367"/>
    <w:rsid w:val="004A79A6"/>
    <w:rsid w:val="004A7B0C"/>
    <w:rsid w:val="004C14CE"/>
    <w:rsid w:val="004C487A"/>
    <w:rsid w:val="004D0E56"/>
    <w:rsid w:val="004E74E1"/>
    <w:rsid w:val="00512632"/>
    <w:rsid w:val="0052629C"/>
    <w:rsid w:val="00535E9E"/>
    <w:rsid w:val="00545435"/>
    <w:rsid w:val="0055193B"/>
    <w:rsid w:val="00552A64"/>
    <w:rsid w:val="005651CB"/>
    <w:rsid w:val="00583268"/>
    <w:rsid w:val="005874E7"/>
    <w:rsid w:val="005A0342"/>
    <w:rsid w:val="005A49C1"/>
    <w:rsid w:val="005A4BD6"/>
    <w:rsid w:val="005B69A4"/>
    <w:rsid w:val="005B778C"/>
    <w:rsid w:val="005D3AE9"/>
    <w:rsid w:val="005F011A"/>
    <w:rsid w:val="00612E87"/>
    <w:rsid w:val="00615976"/>
    <w:rsid w:val="00617CC6"/>
    <w:rsid w:val="00633E64"/>
    <w:rsid w:val="00643274"/>
    <w:rsid w:val="0064435E"/>
    <w:rsid w:val="00646818"/>
    <w:rsid w:val="00650B08"/>
    <w:rsid w:val="0066737E"/>
    <w:rsid w:val="00682C3D"/>
    <w:rsid w:val="006A4FAC"/>
    <w:rsid w:val="006A7AFE"/>
    <w:rsid w:val="006B5046"/>
    <w:rsid w:val="006B5BA8"/>
    <w:rsid w:val="006B6910"/>
    <w:rsid w:val="006C432B"/>
    <w:rsid w:val="006E0361"/>
    <w:rsid w:val="006F3B99"/>
    <w:rsid w:val="00701CBB"/>
    <w:rsid w:val="00704788"/>
    <w:rsid w:val="007079C9"/>
    <w:rsid w:val="00710028"/>
    <w:rsid w:val="00723D8B"/>
    <w:rsid w:val="00763661"/>
    <w:rsid w:val="00784CB7"/>
    <w:rsid w:val="00790A97"/>
    <w:rsid w:val="00794242"/>
    <w:rsid w:val="0079637A"/>
    <w:rsid w:val="007A0C35"/>
    <w:rsid w:val="007A5AFC"/>
    <w:rsid w:val="007D5011"/>
    <w:rsid w:val="008133AD"/>
    <w:rsid w:val="0081568A"/>
    <w:rsid w:val="00816C89"/>
    <w:rsid w:val="008446C6"/>
    <w:rsid w:val="0084763D"/>
    <w:rsid w:val="00861CBA"/>
    <w:rsid w:val="00873EF4"/>
    <w:rsid w:val="008A1E6D"/>
    <w:rsid w:val="008A79EF"/>
    <w:rsid w:val="008B642C"/>
    <w:rsid w:val="008F464F"/>
    <w:rsid w:val="009018A2"/>
    <w:rsid w:val="00934BC3"/>
    <w:rsid w:val="0095109C"/>
    <w:rsid w:val="009840F8"/>
    <w:rsid w:val="00997571"/>
    <w:rsid w:val="009A72C5"/>
    <w:rsid w:val="009E56AE"/>
    <w:rsid w:val="00A11833"/>
    <w:rsid w:val="00A16FA5"/>
    <w:rsid w:val="00A230B6"/>
    <w:rsid w:val="00A42C32"/>
    <w:rsid w:val="00A51E0C"/>
    <w:rsid w:val="00A6252B"/>
    <w:rsid w:val="00A81F05"/>
    <w:rsid w:val="00AA464A"/>
    <w:rsid w:val="00AD3941"/>
    <w:rsid w:val="00AE27F6"/>
    <w:rsid w:val="00B024C5"/>
    <w:rsid w:val="00B02851"/>
    <w:rsid w:val="00B03D08"/>
    <w:rsid w:val="00B12C15"/>
    <w:rsid w:val="00B24A8B"/>
    <w:rsid w:val="00B32636"/>
    <w:rsid w:val="00B3290E"/>
    <w:rsid w:val="00B33FBC"/>
    <w:rsid w:val="00B43D9D"/>
    <w:rsid w:val="00B5682C"/>
    <w:rsid w:val="00B658AC"/>
    <w:rsid w:val="00B7679C"/>
    <w:rsid w:val="00B90373"/>
    <w:rsid w:val="00BA19B6"/>
    <w:rsid w:val="00BB50C2"/>
    <w:rsid w:val="00BC18DF"/>
    <w:rsid w:val="00BC403B"/>
    <w:rsid w:val="00BF25CF"/>
    <w:rsid w:val="00C00BA8"/>
    <w:rsid w:val="00C032A3"/>
    <w:rsid w:val="00C033C8"/>
    <w:rsid w:val="00C10933"/>
    <w:rsid w:val="00C115C8"/>
    <w:rsid w:val="00C11C34"/>
    <w:rsid w:val="00C42D52"/>
    <w:rsid w:val="00C43A23"/>
    <w:rsid w:val="00C44D92"/>
    <w:rsid w:val="00C512A5"/>
    <w:rsid w:val="00C57C9F"/>
    <w:rsid w:val="00C66A7D"/>
    <w:rsid w:val="00C7076D"/>
    <w:rsid w:val="00C7661D"/>
    <w:rsid w:val="00CA1BF4"/>
    <w:rsid w:val="00CB25B6"/>
    <w:rsid w:val="00CC3DC7"/>
    <w:rsid w:val="00CD6A73"/>
    <w:rsid w:val="00CE65D5"/>
    <w:rsid w:val="00CE6D45"/>
    <w:rsid w:val="00CE7F5E"/>
    <w:rsid w:val="00D25478"/>
    <w:rsid w:val="00D309E0"/>
    <w:rsid w:val="00D4191A"/>
    <w:rsid w:val="00D47224"/>
    <w:rsid w:val="00D5069F"/>
    <w:rsid w:val="00D633C6"/>
    <w:rsid w:val="00D74AE6"/>
    <w:rsid w:val="00DA3D8F"/>
    <w:rsid w:val="00DA6847"/>
    <w:rsid w:val="00DB260C"/>
    <w:rsid w:val="00DC3CCB"/>
    <w:rsid w:val="00DC6025"/>
    <w:rsid w:val="00DE2426"/>
    <w:rsid w:val="00E01C8C"/>
    <w:rsid w:val="00E04687"/>
    <w:rsid w:val="00E17295"/>
    <w:rsid w:val="00E4617B"/>
    <w:rsid w:val="00E462F1"/>
    <w:rsid w:val="00E47209"/>
    <w:rsid w:val="00E615F4"/>
    <w:rsid w:val="00E62D36"/>
    <w:rsid w:val="00E669DF"/>
    <w:rsid w:val="00E673ED"/>
    <w:rsid w:val="00E71C2D"/>
    <w:rsid w:val="00E7529E"/>
    <w:rsid w:val="00E85300"/>
    <w:rsid w:val="00E86A3A"/>
    <w:rsid w:val="00E9171F"/>
    <w:rsid w:val="00E93D8B"/>
    <w:rsid w:val="00E97754"/>
    <w:rsid w:val="00EA3D27"/>
    <w:rsid w:val="00EB1DBD"/>
    <w:rsid w:val="00EB4EC3"/>
    <w:rsid w:val="00EC6BAC"/>
    <w:rsid w:val="00EE3383"/>
    <w:rsid w:val="00EE5968"/>
    <w:rsid w:val="00EE6F41"/>
    <w:rsid w:val="00F11A48"/>
    <w:rsid w:val="00F20737"/>
    <w:rsid w:val="00F24015"/>
    <w:rsid w:val="00F2401C"/>
    <w:rsid w:val="00F263D2"/>
    <w:rsid w:val="00F3266A"/>
    <w:rsid w:val="00F43507"/>
    <w:rsid w:val="00F50008"/>
    <w:rsid w:val="00F53561"/>
    <w:rsid w:val="00F56B2B"/>
    <w:rsid w:val="00F76907"/>
    <w:rsid w:val="00F77123"/>
    <w:rsid w:val="00F919C3"/>
    <w:rsid w:val="00F938BA"/>
    <w:rsid w:val="00F97773"/>
    <w:rsid w:val="00FA7975"/>
    <w:rsid w:val="00FB2BE1"/>
    <w:rsid w:val="00FC5BA9"/>
    <w:rsid w:val="00FD796B"/>
    <w:rsid w:val="00FF50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18D802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8A2"/>
  </w:style>
  <w:style w:type="paragraph" w:styleId="Heading1">
    <w:name w:val="heading 1"/>
    <w:basedOn w:val="Normal"/>
    <w:next w:val="Normal"/>
    <w:link w:val="Heading1Char"/>
    <w:uiPriority w:val="9"/>
    <w:qFormat/>
    <w:rsid w:val="00FF507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FF507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F50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18A2"/>
    <w:rPr>
      <w:color w:val="0000FF" w:themeColor="hyperlink"/>
      <w:u w:val="single"/>
    </w:rPr>
  </w:style>
  <w:style w:type="paragraph" w:styleId="ListParagraph">
    <w:name w:val="List Paragraph"/>
    <w:basedOn w:val="Normal"/>
    <w:uiPriority w:val="34"/>
    <w:qFormat/>
    <w:rsid w:val="00FF5076"/>
    <w:pPr>
      <w:ind w:left="720"/>
      <w:contextualSpacing/>
    </w:pPr>
  </w:style>
  <w:style w:type="paragraph" w:customStyle="1" w:styleId="Memorial-Style">
    <w:name w:val="Memorial-Style"/>
    <w:basedOn w:val="Heading1"/>
    <w:qFormat/>
    <w:rsid w:val="00BF25CF"/>
    <w:pPr>
      <w:spacing w:before="0" w:after="240"/>
      <w:ind w:left="431" w:hanging="431"/>
    </w:pPr>
    <w:rPr>
      <w:rFonts w:ascii="Palatino Linotype" w:hAnsi="Palatino Linotype"/>
      <w:color w:val="auto"/>
      <w:sz w:val="24"/>
      <w:szCs w:val="28"/>
      <w:lang w:val="pt-BR"/>
    </w:rPr>
  </w:style>
  <w:style w:type="paragraph" w:customStyle="1" w:styleId="Memorial-Heading2">
    <w:name w:val="Memorial-Heading2"/>
    <w:basedOn w:val="Heading2"/>
    <w:qFormat/>
    <w:rsid w:val="00FF5076"/>
    <w:pPr>
      <w:numPr>
        <w:ilvl w:val="1"/>
        <w:numId w:val="1"/>
      </w:numPr>
      <w:spacing w:after="120"/>
      <w:ind w:left="578" w:hanging="578"/>
    </w:pPr>
    <w:rPr>
      <w:rFonts w:ascii="Palatino Linotype" w:hAnsi="Palatino Linotype"/>
      <w:color w:val="auto"/>
      <w:sz w:val="24"/>
      <w:lang w:val="pt-BR"/>
    </w:rPr>
  </w:style>
  <w:style w:type="paragraph" w:customStyle="1" w:styleId="Memorial-Heading3">
    <w:name w:val="Memorial-Heading3"/>
    <w:basedOn w:val="Heading3"/>
    <w:qFormat/>
    <w:rsid w:val="00FF5076"/>
    <w:pPr>
      <w:numPr>
        <w:ilvl w:val="2"/>
        <w:numId w:val="1"/>
      </w:numPr>
      <w:spacing w:after="120"/>
    </w:pPr>
    <w:rPr>
      <w:rFonts w:ascii="Palatino Linotype" w:hAnsi="Palatino Linotype"/>
      <w:color w:val="auto"/>
      <w:sz w:val="22"/>
      <w:szCs w:val="22"/>
      <w:lang w:val="pt-BR"/>
    </w:rPr>
  </w:style>
  <w:style w:type="character" w:customStyle="1" w:styleId="Heading1Char">
    <w:name w:val="Heading 1 Char"/>
    <w:basedOn w:val="DefaultParagraphFont"/>
    <w:link w:val="Heading1"/>
    <w:uiPriority w:val="9"/>
    <w:rsid w:val="00FF507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FF507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F5076"/>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8B642C"/>
    <w:pPr>
      <w:tabs>
        <w:tab w:val="left" w:pos="382"/>
        <w:tab w:val="right" w:pos="8290"/>
      </w:tabs>
      <w:spacing w:before="120" w:line="276" w:lineRule="auto"/>
    </w:pPr>
    <w:rPr>
      <w:b/>
    </w:rPr>
  </w:style>
  <w:style w:type="paragraph" w:styleId="TOC2">
    <w:name w:val="toc 2"/>
    <w:basedOn w:val="Normal"/>
    <w:next w:val="Normal"/>
    <w:autoRedefine/>
    <w:uiPriority w:val="39"/>
    <w:unhideWhenUsed/>
    <w:rsid w:val="00B7679C"/>
    <w:pPr>
      <w:tabs>
        <w:tab w:val="left" w:pos="792"/>
        <w:tab w:val="right" w:pos="8290"/>
      </w:tabs>
      <w:spacing w:line="276" w:lineRule="auto"/>
      <w:ind w:left="240"/>
    </w:pPr>
    <w:rPr>
      <w:b/>
      <w:sz w:val="22"/>
      <w:szCs w:val="22"/>
    </w:rPr>
  </w:style>
  <w:style w:type="paragraph" w:styleId="TOC3">
    <w:name w:val="toc 3"/>
    <w:basedOn w:val="Normal"/>
    <w:next w:val="Normal"/>
    <w:autoRedefine/>
    <w:uiPriority w:val="39"/>
    <w:unhideWhenUsed/>
    <w:rsid w:val="006B5BA8"/>
    <w:pPr>
      <w:ind w:left="480"/>
    </w:pPr>
    <w:rPr>
      <w:sz w:val="22"/>
      <w:szCs w:val="22"/>
    </w:rPr>
  </w:style>
  <w:style w:type="paragraph" w:styleId="TOC4">
    <w:name w:val="toc 4"/>
    <w:basedOn w:val="Normal"/>
    <w:next w:val="Normal"/>
    <w:autoRedefine/>
    <w:uiPriority w:val="39"/>
    <w:unhideWhenUsed/>
    <w:rsid w:val="006B5BA8"/>
    <w:pPr>
      <w:ind w:left="720"/>
    </w:pPr>
    <w:rPr>
      <w:sz w:val="20"/>
      <w:szCs w:val="20"/>
    </w:rPr>
  </w:style>
  <w:style w:type="paragraph" w:styleId="TOC5">
    <w:name w:val="toc 5"/>
    <w:basedOn w:val="Normal"/>
    <w:next w:val="Normal"/>
    <w:autoRedefine/>
    <w:uiPriority w:val="39"/>
    <w:unhideWhenUsed/>
    <w:rsid w:val="006B5BA8"/>
    <w:pPr>
      <w:ind w:left="960"/>
    </w:pPr>
    <w:rPr>
      <w:sz w:val="20"/>
      <w:szCs w:val="20"/>
    </w:rPr>
  </w:style>
  <w:style w:type="paragraph" w:styleId="TOC6">
    <w:name w:val="toc 6"/>
    <w:basedOn w:val="Normal"/>
    <w:next w:val="Normal"/>
    <w:autoRedefine/>
    <w:uiPriority w:val="39"/>
    <w:unhideWhenUsed/>
    <w:rsid w:val="006B5BA8"/>
    <w:pPr>
      <w:ind w:left="1200"/>
    </w:pPr>
    <w:rPr>
      <w:sz w:val="20"/>
      <w:szCs w:val="20"/>
    </w:rPr>
  </w:style>
  <w:style w:type="paragraph" w:styleId="TOC7">
    <w:name w:val="toc 7"/>
    <w:basedOn w:val="Normal"/>
    <w:next w:val="Normal"/>
    <w:autoRedefine/>
    <w:uiPriority w:val="39"/>
    <w:unhideWhenUsed/>
    <w:rsid w:val="006B5BA8"/>
    <w:pPr>
      <w:ind w:left="1440"/>
    </w:pPr>
    <w:rPr>
      <w:sz w:val="20"/>
      <w:szCs w:val="20"/>
    </w:rPr>
  </w:style>
  <w:style w:type="paragraph" w:styleId="TOC8">
    <w:name w:val="toc 8"/>
    <w:basedOn w:val="Normal"/>
    <w:next w:val="Normal"/>
    <w:autoRedefine/>
    <w:uiPriority w:val="39"/>
    <w:unhideWhenUsed/>
    <w:rsid w:val="006B5BA8"/>
    <w:pPr>
      <w:ind w:left="1680"/>
    </w:pPr>
    <w:rPr>
      <w:sz w:val="20"/>
      <w:szCs w:val="20"/>
    </w:rPr>
  </w:style>
  <w:style w:type="paragraph" w:styleId="TOC9">
    <w:name w:val="toc 9"/>
    <w:basedOn w:val="Normal"/>
    <w:next w:val="Normal"/>
    <w:autoRedefine/>
    <w:uiPriority w:val="39"/>
    <w:unhideWhenUsed/>
    <w:rsid w:val="006B5BA8"/>
    <w:pPr>
      <w:ind w:left="1920"/>
    </w:pPr>
    <w:rPr>
      <w:sz w:val="20"/>
      <w:szCs w:val="20"/>
    </w:rPr>
  </w:style>
  <w:style w:type="paragraph" w:styleId="BalloonText">
    <w:name w:val="Balloon Text"/>
    <w:basedOn w:val="Normal"/>
    <w:link w:val="BalloonTextChar"/>
    <w:uiPriority w:val="99"/>
    <w:semiHidden/>
    <w:unhideWhenUsed/>
    <w:rsid w:val="005832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3268"/>
    <w:rPr>
      <w:rFonts w:ascii="Lucida Grande" w:hAnsi="Lucida Grande" w:cs="Lucida Grande"/>
      <w:sz w:val="18"/>
      <w:szCs w:val="18"/>
    </w:rPr>
  </w:style>
  <w:style w:type="paragraph" w:styleId="Caption">
    <w:name w:val="caption"/>
    <w:basedOn w:val="Normal"/>
    <w:next w:val="Normal"/>
    <w:uiPriority w:val="35"/>
    <w:unhideWhenUsed/>
    <w:qFormat/>
    <w:rsid w:val="006B5046"/>
    <w:pPr>
      <w:spacing w:after="200"/>
    </w:pPr>
    <w:rPr>
      <w:b/>
      <w:bCs/>
      <w:color w:val="4F81BD" w:themeColor="accent1"/>
      <w:sz w:val="18"/>
      <w:szCs w:val="18"/>
    </w:rPr>
  </w:style>
  <w:style w:type="paragraph" w:styleId="Footer">
    <w:name w:val="footer"/>
    <w:basedOn w:val="Normal"/>
    <w:link w:val="FooterChar"/>
    <w:uiPriority w:val="99"/>
    <w:unhideWhenUsed/>
    <w:rsid w:val="00E62D36"/>
    <w:pPr>
      <w:tabs>
        <w:tab w:val="center" w:pos="4320"/>
        <w:tab w:val="right" w:pos="8640"/>
      </w:tabs>
    </w:pPr>
  </w:style>
  <w:style w:type="character" w:customStyle="1" w:styleId="FooterChar">
    <w:name w:val="Footer Char"/>
    <w:basedOn w:val="DefaultParagraphFont"/>
    <w:link w:val="Footer"/>
    <w:uiPriority w:val="99"/>
    <w:rsid w:val="00E62D36"/>
  </w:style>
  <w:style w:type="character" w:styleId="PageNumber">
    <w:name w:val="page number"/>
    <w:basedOn w:val="DefaultParagraphFont"/>
    <w:uiPriority w:val="99"/>
    <w:semiHidden/>
    <w:unhideWhenUsed/>
    <w:rsid w:val="00E62D36"/>
  </w:style>
  <w:style w:type="paragraph" w:styleId="Header">
    <w:name w:val="header"/>
    <w:basedOn w:val="Normal"/>
    <w:link w:val="HeaderChar"/>
    <w:uiPriority w:val="99"/>
    <w:unhideWhenUsed/>
    <w:rsid w:val="00E62D36"/>
    <w:pPr>
      <w:tabs>
        <w:tab w:val="center" w:pos="4320"/>
        <w:tab w:val="right" w:pos="8640"/>
      </w:tabs>
    </w:pPr>
  </w:style>
  <w:style w:type="character" w:customStyle="1" w:styleId="HeaderChar">
    <w:name w:val="Header Char"/>
    <w:basedOn w:val="DefaultParagraphFont"/>
    <w:link w:val="Header"/>
    <w:uiPriority w:val="99"/>
    <w:rsid w:val="00E62D3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8A2"/>
  </w:style>
  <w:style w:type="paragraph" w:styleId="Heading1">
    <w:name w:val="heading 1"/>
    <w:basedOn w:val="Normal"/>
    <w:next w:val="Normal"/>
    <w:link w:val="Heading1Char"/>
    <w:uiPriority w:val="9"/>
    <w:qFormat/>
    <w:rsid w:val="00FF507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FF507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F50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18A2"/>
    <w:rPr>
      <w:color w:val="0000FF" w:themeColor="hyperlink"/>
      <w:u w:val="single"/>
    </w:rPr>
  </w:style>
  <w:style w:type="paragraph" w:styleId="ListParagraph">
    <w:name w:val="List Paragraph"/>
    <w:basedOn w:val="Normal"/>
    <w:uiPriority w:val="34"/>
    <w:qFormat/>
    <w:rsid w:val="00FF5076"/>
    <w:pPr>
      <w:ind w:left="720"/>
      <w:contextualSpacing/>
    </w:pPr>
  </w:style>
  <w:style w:type="paragraph" w:customStyle="1" w:styleId="Memorial-Style">
    <w:name w:val="Memorial-Style"/>
    <w:basedOn w:val="Heading1"/>
    <w:qFormat/>
    <w:rsid w:val="00BF25CF"/>
    <w:pPr>
      <w:spacing w:before="0" w:after="240"/>
      <w:ind w:left="431" w:hanging="431"/>
    </w:pPr>
    <w:rPr>
      <w:rFonts w:ascii="Palatino Linotype" w:hAnsi="Palatino Linotype"/>
      <w:color w:val="auto"/>
      <w:sz w:val="24"/>
      <w:szCs w:val="28"/>
      <w:lang w:val="pt-BR"/>
    </w:rPr>
  </w:style>
  <w:style w:type="paragraph" w:customStyle="1" w:styleId="Memorial-Heading2">
    <w:name w:val="Memorial-Heading2"/>
    <w:basedOn w:val="Heading2"/>
    <w:qFormat/>
    <w:rsid w:val="00FF5076"/>
    <w:pPr>
      <w:numPr>
        <w:ilvl w:val="1"/>
        <w:numId w:val="1"/>
      </w:numPr>
      <w:spacing w:after="120"/>
      <w:ind w:left="578" w:hanging="578"/>
    </w:pPr>
    <w:rPr>
      <w:rFonts w:ascii="Palatino Linotype" w:hAnsi="Palatino Linotype"/>
      <w:color w:val="auto"/>
      <w:sz w:val="24"/>
      <w:lang w:val="pt-BR"/>
    </w:rPr>
  </w:style>
  <w:style w:type="paragraph" w:customStyle="1" w:styleId="Memorial-Heading3">
    <w:name w:val="Memorial-Heading3"/>
    <w:basedOn w:val="Heading3"/>
    <w:qFormat/>
    <w:rsid w:val="00FF5076"/>
    <w:pPr>
      <w:numPr>
        <w:ilvl w:val="2"/>
        <w:numId w:val="1"/>
      </w:numPr>
      <w:spacing w:after="120"/>
    </w:pPr>
    <w:rPr>
      <w:rFonts w:ascii="Palatino Linotype" w:hAnsi="Palatino Linotype"/>
      <w:color w:val="auto"/>
      <w:sz w:val="22"/>
      <w:szCs w:val="22"/>
      <w:lang w:val="pt-BR"/>
    </w:rPr>
  </w:style>
  <w:style w:type="character" w:customStyle="1" w:styleId="Heading1Char">
    <w:name w:val="Heading 1 Char"/>
    <w:basedOn w:val="DefaultParagraphFont"/>
    <w:link w:val="Heading1"/>
    <w:uiPriority w:val="9"/>
    <w:rsid w:val="00FF507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FF507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F5076"/>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8B642C"/>
    <w:pPr>
      <w:tabs>
        <w:tab w:val="left" w:pos="382"/>
        <w:tab w:val="right" w:pos="8290"/>
      </w:tabs>
      <w:spacing w:before="120" w:line="276" w:lineRule="auto"/>
    </w:pPr>
    <w:rPr>
      <w:b/>
    </w:rPr>
  </w:style>
  <w:style w:type="paragraph" w:styleId="TOC2">
    <w:name w:val="toc 2"/>
    <w:basedOn w:val="Normal"/>
    <w:next w:val="Normal"/>
    <w:autoRedefine/>
    <w:uiPriority w:val="39"/>
    <w:unhideWhenUsed/>
    <w:rsid w:val="00B7679C"/>
    <w:pPr>
      <w:tabs>
        <w:tab w:val="left" w:pos="792"/>
        <w:tab w:val="right" w:pos="8290"/>
      </w:tabs>
      <w:spacing w:line="276" w:lineRule="auto"/>
      <w:ind w:left="240"/>
    </w:pPr>
    <w:rPr>
      <w:b/>
      <w:sz w:val="22"/>
      <w:szCs w:val="22"/>
    </w:rPr>
  </w:style>
  <w:style w:type="paragraph" w:styleId="TOC3">
    <w:name w:val="toc 3"/>
    <w:basedOn w:val="Normal"/>
    <w:next w:val="Normal"/>
    <w:autoRedefine/>
    <w:uiPriority w:val="39"/>
    <w:unhideWhenUsed/>
    <w:rsid w:val="006B5BA8"/>
    <w:pPr>
      <w:ind w:left="480"/>
    </w:pPr>
    <w:rPr>
      <w:sz w:val="22"/>
      <w:szCs w:val="22"/>
    </w:rPr>
  </w:style>
  <w:style w:type="paragraph" w:styleId="TOC4">
    <w:name w:val="toc 4"/>
    <w:basedOn w:val="Normal"/>
    <w:next w:val="Normal"/>
    <w:autoRedefine/>
    <w:uiPriority w:val="39"/>
    <w:unhideWhenUsed/>
    <w:rsid w:val="006B5BA8"/>
    <w:pPr>
      <w:ind w:left="720"/>
    </w:pPr>
    <w:rPr>
      <w:sz w:val="20"/>
      <w:szCs w:val="20"/>
    </w:rPr>
  </w:style>
  <w:style w:type="paragraph" w:styleId="TOC5">
    <w:name w:val="toc 5"/>
    <w:basedOn w:val="Normal"/>
    <w:next w:val="Normal"/>
    <w:autoRedefine/>
    <w:uiPriority w:val="39"/>
    <w:unhideWhenUsed/>
    <w:rsid w:val="006B5BA8"/>
    <w:pPr>
      <w:ind w:left="960"/>
    </w:pPr>
    <w:rPr>
      <w:sz w:val="20"/>
      <w:szCs w:val="20"/>
    </w:rPr>
  </w:style>
  <w:style w:type="paragraph" w:styleId="TOC6">
    <w:name w:val="toc 6"/>
    <w:basedOn w:val="Normal"/>
    <w:next w:val="Normal"/>
    <w:autoRedefine/>
    <w:uiPriority w:val="39"/>
    <w:unhideWhenUsed/>
    <w:rsid w:val="006B5BA8"/>
    <w:pPr>
      <w:ind w:left="1200"/>
    </w:pPr>
    <w:rPr>
      <w:sz w:val="20"/>
      <w:szCs w:val="20"/>
    </w:rPr>
  </w:style>
  <w:style w:type="paragraph" w:styleId="TOC7">
    <w:name w:val="toc 7"/>
    <w:basedOn w:val="Normal"/>
    <w:next w:val="Normal"/>
    <w:autoRedefine/>
    <w:uiPriority w:val="39"/>
    <w:unhideWhenUsed/>
    <w:rsid w:val="006B5BA8"/>
    <w:pPr>
      <w:ind w:left="1440"/>
    </w:pPr>
    <w:rPr>
      <w:sz w:val="20"/>
      <w:szCs w:val="20"/>
    </w:rPr>
  </w:style>
  <w:style w:type="paragraph" w:styleId="TOC8">
    <w:name w:val="toc 8"/>
    <w:basedOn w:val="Normal"/>
    <w:next w:val="Normal"/>
    <w:autoRedefine/>
    <w:uiPriority w:val="39"/>
    <w:unhideWhenUsed/>
    <w:rsid w:val="006B5BA8"/>
    <w:pPr>
      <w:ind w:left="1680"/>
    </w:pPr>
    <w:rPr>
      <w:sz w:val="20"/>
      <w:szCs w:val="20"/>
    </w:rPr>
  </w:style>
  <w:style w:type="paragraph" w:styleId="TOC9">
    <w:name w:val="toc 9"/>
    <w:basedOn w:val="Normal"/>
    <w:next w:val="Normal"/>
    <w:autoRedefine/>
    <w:uiPriority w:val="39"/>
    <w:unhideWhenUsed/>
    <w:rsid w:val="006B5BA8"/>
    <w:pPr>
      <w:ind w:left="1920"/>
    </w:pPr>
    <w:rPr>
      <w:sz w:val="20"/>
      <w:szCs w:val="20"/>
    </w:rPr>
  </w:style>
  <w:style w:type="paragraph" w:styleId="BalloonText">
    <w:name w:val="Balloon Text"/>
    <w:basedOn w:val="Normal"/>
    <w:link w:val="BalloonTextChar"/>
    <w:uiPriority w:val="99"/>
    <w:semiHidden/>
    <w:unhideWhenUsed/>
    <w:rsid w:val="005832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3268"/>
    <w:rPr>
      <w:rFonts w:ascii="Lucida Grande" w:hAnsi="Lucida Grande" w:cs="Lucida Grande"/>
      <w:sz w:val="18"/>
      <w:szCs w:val="18"/>
    </w:rPr>
  </w:style>
  <w:style w:type="paragraph" w:styleId="Caption">
    <w:name w:val="caption"/>
    <w:basedOn w:val="Normal"/>
    <w:next w:val="Normal"/>
    <w:uiPriority w:val="35"/>
    <w:unhideWhenUsed/>
    <w:qFormat/>
    <w:rsid w:val="006B5046"/>
    <w:pPr>
      <w:spacing w:after="200"/>
    </w:pPr>
    <w:rPr>
      <w:b/>
      <w:bCs/>
      <w:color w:val="4F81BD" w:themeColor="accent1"/>
      <w:sz w:val="18"/>
      <w:szCs w:val="18"/>
    </w:rPr>
  </w:style>
  <w:style w:type="paragraph" w:styleId="Footer">
    <w:name w:val="footer"/>
    <w:basedOn w:val="Normal"/>
    <w:link w:val="FooterChar"/>
    <w:uiPriority w:val="99"/>
    <w:unhideWhenUsed/>
    <w:rsid w:val="00E62D36"/>
    <w:pPr>
      <w:tabs>
        <w:tab w:val="center" w:pos="4320"/>
        <w:tab w:val="right" w:pos="8640"/>
      </w:tabs>
    </w:pPr>
  </w:style>
  <w:style w:type="character" w:customStyle="1" w:styleId="FooterChar">
    <w:name w:val="Footer Char"/>
    <w:basedOn w:val="DefaultParagraphFont"/>
    <w:link w:val="Footer"/>
    <w:uiPriority w:val="99"/>
    <w:rsid w:val="00E62D36"/>
  </w:style>
  <w:style w:type="character" w:styleId="PageNumber">
    <w:name w:val="page number"/>
    <w:basedOn w:val="DefaultParagraphFont"/>
    <w:uiPriority w:val="99"/>
    <w:semiHidden/>
    <w:unhideWhenUsed/>
    <w:rsid w:val="00E62D36"/>
  </w:style>
  <w:style w:type="paragraph" w:styleId="Header">
    <w:name w:val="header"/>
    <w:basedOn w:val="Normal"/>
    <w:link w:val="HeaderChar"/>
    <w:uiPriority w:val="99"/>
    <w:unhideWhenUsed/>
    <w:rsid w:val="00E62D36"/>
    <w:pPr>
      <w:tabs>
        <w:tab w:val="center" w:pos="4320"/>
        <w:tab w:val="right" w:pos="8640"/>
      </w:tabs>
    </w:pPr>
  </w:style>
  <w:style w:type="character" w:customStyle="1" w:styleId="HeaderChar">
    <w:name w:val="Header Char"/>
    <w:basedOn w:val="DefaultParagraphFont"/>
    <w:link w:val="Header"/>
    <w:uiPriority w:val="99"/>
    <w:rsid w:val="00E62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jpeg"/><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jack@ime.usp.br"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11</Pages>
  <Words>3111</Words>
  <Characters>17738</Characters>
  <Application>Microsoft Macintosh Word</Application>
  <DocSecurity>0</DocSecurity>
  <Lines>147</Lines>
  <Paragraphs>41</Paragraphs>
  <ScaleCrop>false</ScaleCrop>
  <Company>University of São Paulo</Company>
  <LinksUpToDate>false</LinksUpToDate>
  <CharactersWithSpaces>20808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Jackowski</dc:creator>
  <cp:keywords/>
  <dc:description/>
  <cp:lastModifiedBy>Choukri Mekkaoui</cp:lastModifiedBy>
  <cp:revision>3</cp:revision>
  <dcterms:created xsi:type="dcterms:W3CDTF">2016-08-29T19:36:00Z</dcterms:created>
  <dcterms:modified xsi:type="dcterms:W3CDTF">2016-08-29T19:59:00Z</dcterms:modified>
</cp:coreProperties>
</file>